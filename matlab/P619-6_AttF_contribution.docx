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c>
          <w:tcPr>
            <w:tcW w:type="dxa" w:w="5800"/>
            <w:tcBorders>
              <w:top w:val="none" w:color="FFFFFF" w:sz="0"/>
              <w:left w:val="none" w:color="FFFFFF" w:sz="0"/>
              <w:bottom w:val="none" w:color="FFFFFF" w:sz="0"/>
              <w:right w:val="none" w:color="FFFFFF" w:sz="0"/>
            </w:tcBorders>
            <w:vAlign w:val="top"/>
          </w:tcPr>
          <w:p>
            <w:r>
              <w:rPr>
                <w:rFonts w:ascii="Times New Roman" w:cs="Times New Roman" w:eastAsia="Times New Roman" w:hAnsi="Times New Roman"/>
                <w:b/>
                <w:bCs/>
                <w:sz w:val="32"/>
                <w:szCs w:val="32"/>
              </w:rPr>
              <w:t xml:space="preserve">Radiocommunication Study Groups</w:t>
            </w:r>
          </w:p>
        </w:tc>
        <w:tc>
          <w:tcPr>
            <w:tcW w:type="dxa" w:w="3838"/>
            <w:tcBorders>
              <w:top w:val="none" w:color="FFFFFF" w:sz="0"/>
              <w:left w:val="none" w:color="FFFFFF" w:sz="0"/>
              <w:bottom w:val="none" w:color="FFFFFF" w:sz="0"/>
              <w:right w:val="none" w:color="FFFFFF" w:sz="0"/>
            </w:tcBorders>
          </w:tcPr>
          <w:p>
            <w:pPr>
              <w:spacing w:after="0" w:before="0"/>
            </w:pPr>
            <w:r>
              <w:rPr>
                <w:rFonts w:ascii="Times New Roman" w:cs="Times New Roman" w:eastAsia="Times New Roman" w:hAnsi="Times New Roman"/>
                <w:b w:val="false"/>
                <w:bCs w:val="false"/>
                <w:i w:val="false"/>
                <w:iCs w:val="false"/>
              </w:rPr>
              <w:t xml:space="preserve">Received: </w:t>
            </w:r>
            <w:r>
              <w:rPr>
                <w:rFonts w:ascii="Times New Roman" w:cs="Times New Roman" w:eastAsia="Times New Roman" w:hAnsi="Times New Roman"/>
                <w:b w:val="false"/>
                <w:bCs w:val="false"/>
                <w:i w:val="false"/>
                <w:iCs w:val="false"/>
                <w:highlight w:val="yellow"/>
              </w:rPr>
              <w:t xml:space="preserve">[date]</w:t>
            </w:r>
          </w:p>
          <w:p>
            <w:pPr>
              <w:spacing w:after="0" w:before="0"/>
            </w:pPr>
            <w:r>
              <w:rPr>
                <w:rFonts w:ascii="Times New Roman" w:cs="Times New Roman" w:eastAsia="Times New Roman" w:hAnsi="Times New Roman"/>
                <w:b w:val="false"/>
                <w:bCs w:val="false"/>
                <w:i w:val="false"/>
                <w:iCs w:val="false"/>
              </w:rPr>
              <w:t xml:space="preserve">Subject: Recommendation ITU-R P.619-6</w:t>
            </w:r>
          </w:p>
          <w:p/>
          <w:p>
            <w:pPr>
              <w:spacing w:after="0" w:before="0"/>
            </w:pPr>
            <w:r>
              <w:rPr>
                <w:rFonts w:ascii="Times New Roman" w:cs="Times New Roman" w:eastAsia="Times New Roman" w:hAnsi="Times New Roman"/>
                <w:b/>
                <w:bCs/>
                <w:i w:val="false"/>
                <w:iCs w:val="false"/>
              </w:rPr>
              <w:t xml:space="preserve">Document 3M/</w:t>
            </w:r>
            <w:r>
              <w:rPr>
                <w:rFonts w:ascii="Times New Roman" w:cs="Times New Roman" w:eastAsia="Times New Roman" w:hAnsi="Times New Roman"/>
                <w:b/>
                <w:bCs/>
                <w:i w:val="false"/>
                <w:iCs w:val="false"/>
                <w:highlight w:val="yellow"/>
              </w:rPr>
              <w:t xml:space="preserve">[xx]</w:t>
            </w:r>
            <w:r>
              <w:rPr>
                <w:rFonts w:ascii="Times New Roman" w:cs="Times New Roman" w:eastAsia="Times New Roman" w:hAnsi="Times New Roman"/>
                <w:b/>
                <w:bCs/>
                <w:i w:val="false"/>
                <w:iCs w:val="false"/>
              </w:rPr>
              <w:t xml:space="preserve">-E</w:t>
            </w:r>
          </w:p>
          <w:p>
            <w:pPr>
              <w:spacing w:after="0" w:before="0"/>
            </w:pPr>
            <w:r>
              <w:rPr>
                <w:rFonts w:ascii="Times New Roman" w:cs="Times New Roman" w:eastAsia="Times New Roman" w:hAnsi="Times New Roman"/>
                <w:b/>
                <w:bCs/>
                <w:i w:val="false"/>
                <w:iCs w:val="false"/>
                <w:highlight w:val="yellow"/>
              </w:rPr>
              <w:t xml:space="preserve">[date]</w:t>
            </w:r>
          </w:p>
          <w:p>
            <w:pPr>
              <w:spacing w:after="0" w:before="0"/>
            </w:pPr>
            <w:r>
              <w:rPr>
                <w:rFonts w:ascii="Times New Roman" w:cs="Times New Roman" w:eastAsia="Times New Roman" w:hAnsi="Times New Roman"/>
                <w:b/>
                <w:bCs/>
                <w:i w:val="false"/>
                <w:iCs w:val="false"/>
              </w:rPr>
              <w:t xml:space="preserve">English only</w:t>
            </w:r>
          </w:p>
        </w:tc>
      </w:tr>
    </w:tbl>
    <w:p>
      <w:pPr>
        <w:pBdr>
          <w:bottom w:val="single" w:color="000000" w:sz="6" w:space="1"/>
        </w:pBdr>
      </w:pPr>
    </w:p>
    <w:p>
      <w:pPr>
        <w:spacing w:after="0" w:before="360"/>
        <w:jc w:val="center"/>
      </w:pPr>
      <w:r>
        <w:rPr>
          <w:rFonts w:ascii="Times New Roman" w:cs="Times New Roman" w:eastAsia="Times New Roman" w:hAnsi="Times New Roman"/>
          <w:b w:val="false"/>
          <w:bCs w:val="false"/>
          <w:i w:val="false"/>
          <w:iCs w:val="false"/>
          <w:highlight w:val="yellow"/>
        </w:rPr>
        <w:t xml:space="preserve">[Switzerland (Confederation of)]</w:t>
      </w:r>
    </w:p>
    <w:p>
      <w:pPr>
        <w:spacing w:after="0" w:before="240"/>
        <w:jc w:val="center"/>
      </w:pPr>
      <w:r>
        <w:rPr>
          <w:rFonts w:ascii="Times New Roman" w:cs="Times New Roman" w:eastAsia="Times New Roman" w:hAnsi="Times New Roman"/>
          <w:b/>
          <w:bCs/>
        </w:rPr>
        <w:t xml:space="preserve">PROPOSED CORRECTION AND CLARIFICATIONS TO ATTACHMENT F</w:t>
      </w:r>
    </w:p>
    <w:p>
      <w:pPr>
        <w:spacing w:after="240" w:before="0"/>
        <w:jc w:val="center"/>
      </w:pPr>
      <w:r>
        <w:rPr>
          <w:rFonts w:ascii="Times New Roman" w:cs="Times New Roman" w:eastAsia="Times New Roman" w:hAnsi="Times New Roman"/>
          <w:b/>
          <w:bCs/>
        </w:rPr>
        <w:t xml:space="preserve">OF RECOMMENDATION ITU-R P.619-6</w:t>
      </w:r>
    </w:p>
    <w:p>
      <w:pPr>
        <w:spacing w:after="0" w:before="120"/>
        <w:jc w:val="both"/>
      </w:pPr>
      <w:r>
        <w:rPr>
          <w:rFonts w:ascii="Times New Roman" w:cs="Times New Roman" w:eastAsia="Times New Roman" w:hAnsi="Times New Roman"/>
          <w:b/>
          <w:bCs/>
          <w:i w:val="false"/>
          <w:iCs w:val="false"/>
        </w:rPr>
        <w:t xml:space="preserve">Summary</w:t>
      </w:r>
    </w:p>
    <w:p>
      <w:pPr>
        <w:spacing w:after="0" w:before="120"/>
        <w:jc w:val="both"/>
      </w:pPr>
      <w:r>
        <w:rPr>
          <w:rFonts w:ascii="Times New Roman" w:cs="Times New Roman" w:eastAsia="Times New Roman" w:hAnsi="Times New Roman"/>
          <w:b w:val="false"/>
          <w:bCs w:val="false"/>
          <w:i w:val="false"/>
          <w:iCs w:val="false"/>
        </w:rPr>
        <w:t xml:space="preserve">This contribution proposes the correction of a suspected typographical error in equation (60b) of Attachment F to Annex 1 of Recommendation ITU-R P.619-6, “Test for whether precipitation-scatter calculation is necessary”, and identifies four further points in Attachment F that would benefit from clarification: the gain of the interfered-with antenna in equation (67), the gaseous attenuation on paths to and from space stations in equations (61) and (67), the angles to be used for the coefficients of Recommendation ITU-R P.838 in equation (63c), and the conditions of applicability of the test. Proposed modifications are given in the Annex.</w:t>
      </w:r>
    </w:p>
    <w:p>
      <w:pPr>
        <w:pStyle w:val="Heading1"/>
      </w:pPr>
      <w:r>
        <w:rPr>
          <w:rFonts w:ascii="Times New Roman" w:cs="Times New Roman" w:eastAsia="Times New Roman" w:hAnsi="Times New Roman"/>
        </w:rPr>
        <w:t xml:space="preserve">1	Introduction</w:t>
      </w:r>
    </w:p>
    <w:p>
      <w:pPr>
        <w:spacing w:after="0" w:before="120"/>
        <w:jc w:val="both"/>
      </w:pPr>
      <w:r>
        <w:rPr>
          <w:rFonts w:ascii="Times New Roman" w:cs="Times New Roman" w:eastAsia="Times New Roman" w:hAnsi="Times New Roman"/>
          <w:b w:val="false"/>
          <w:bCs w:val="false"/>
          <w:i w:val="false"/>
          <w:iCs w:val="false"/>
        </w:rPr>
        <w:t xml:space="preserve">Attachment F to Annex 1 of Recommendation ITU-R P.619-6 gives a simple test, based on two cylinders representing the antenna beams, to determine whether a full precipitation-scatter calculation is necessary. The points below were identified while developing an open-source implementation of Recommendation ITU-R P.619 together with implementation-independent validation vectors (see § 4). All numerical examples were obtained with that implementation and verified with an independent reference implementation.</w:t>
      </w:r>
    </w:p>
    <w:p>
      <w:pPr>
        <w:pStyle w:val="Heading1"/>
      </w:pPr>
      <w:r>
        <w:rPr>
          <w:rFonts w:ascii="Times New Roman" w:cs="Times New Roman" w:eastAsia="Times New Roman" w:hAnsi="Times New Roman"/>
        </w:rPr>
        <w:t xml:space="preserve">2	Discussion</w:t>
      </w:r>
    </w:p>
    <w:p>
      <w:pPr>
        <w:pStyle w:val="Heading2"/>
      </w:pPr>
      <w:r>
        <w:rPr>
          <w:rFonts w:ascii="Times New Roman" w:cs="Times New Roman" w:eastAsia="Times New Roman" w:hAnsi="Times New Roman"/>
        </w:rPr>
        <w:t xml:space="preserve">2.1	Equation (60b): suspected typographical error</w:t>
      </w:r>
    </w:p>
    <w:p>
      <w:pPr>
        <w:spacing w:after="0" w:before="120"/>
        <w:jc w:val="both"/>
      </w:pPr>
      <w:r>
        <w:rPr>
          <w:rFonts w:ascii="Times New Roman" w:cs="Times New Roman" w:eastAsia="Times New Roman" w:hAnsi="Times New Roman"/>
          <w:b w:val="false"/>
          <w:bCs w:val="false"/>
          <w:i w:val="false"/>
          <w:iCs w:val="false"/>
        </w:rPr>
        <w:t xml:space="preserve">Equation (60b) reads:</w:t>
      </w:r>
    </w:p>
    <w:p>
      <w:pPr>
        <w:tabs>
          <w:tab w:val="center" w:pos="4819"/>
          <w:tab w:val="right" w:pos="9638"/>
        </w:tabs>
        <w:spacing w:after="120" w:before="120"/>
      </w:pPr>
      <w:r>
        <w:rPr>
          <w:rFonts w:ascii="Times New Roman" w:cs="Times New Roman" w:eastAsia="Times New Roman" w:hAnsi="Times New Roman"/>
        </w:rPr>
        <w:t xml:space="preserve">	</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 max(</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cos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2</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sin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(m)</w:t>
      </w:r>
      <w:r>
        <w:rPr>
          <w:rFonts w:ascii="Times New Roman" w:cs="Times New Roman" w:eastAsia="Times New Roman" w:hAnsi="Times New Roman"/>
        </w:rPr>
        <w:t xml:space="preserve">	(60b)</w:t>
      </w:r>
    </w:p>
    <w:p>
      <w:pPr>
        <w:spacing w:after="0" w:before="120"/>
        <w:jc w:val="both"/>
      </w:pPr>
      <w:r>
        <w:rPr>
          <w:rFonts w:ascii="Times New Roman" w:cs="Times New Roman" w:eastAsia="Times New Roman" w:hAnsi="Times New Roman"/>
          <w:b w:val="false"/>
          <w:bCs w:val="false"/>
          <w:i w:val="false"/>
          <w:iCs w:val="false"/>
        </w:rPr>
        <w:t xml:space="preserve">The second argument of the max function represents the length of cylinder 2 traversed by cylinder 1. By the same construction as in equation (60a), where the length of cylinder 1 traversed by cylinder 2 is </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 2</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/sin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this length is 2</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/sin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i.e. a division by sin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rather than a multiplication.</w:t>
      </w:r>
    </w:p>
    <w:p>
      <w:pPr>
        <w:spacing w:after="0" w:before="120"/>
        <w:jc w:val="both"/>
      </w:pPr>
      <w:r>
        <w:rPr>
          <w:rFonts w:ascii="Times New Roman" w:cs="Times New Roman" w:eastAsia="Times New Roman" w:hAnsi="Times New Roman"/>
          <w:b w:val="false"/>
          <w:bCs w:val="false"/>
          <w:i w:val="false"/>
          <w:iCs w:val="false"/>
        </w:rPr>
        <w:t xml:space="preserve">The printed form also leads to an internal inconsistency in Step 6. For two beams of equal radius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the two cylinders are interchangeable, and equations (65a) and (65b) must give the same scattered e.i.r.p. This requires </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which is satisfied for all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with the division but not with the multiplication. With the printed form, the volume ratio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vertAlign w:val="superscript"/>
        </w:rPr>
        <w:t xml:space="preserve">2</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vertAlign w:val="superscript"/>
        </w:rPr>
        <w:t xml:space="preserve">2</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in equation (65b) is smaller than one, so that the scattered e.i.r.p. attributed to the common volume,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eirps</w:t>
      </w:r>
      <w:r>
        <w:rPr>
          <w:rFonts w:ascii="Times New Roman" w:cs="Times New Roman" w:eastAsia="Times New Roman" w:hAnsi="Times New Roman"/>
          <w:b w:val="false"/>
          <w:bCs w:val="false"/>
          <w:i w:val="false"/>
          <w:iCs w:val="false"/>
        </w:rPr>
        <w:t xml:space="preserve">, exceeds the total power scattered by the cylinder,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scat</w:t>
      </w:r>
      <w:r>
        <w:rPr>
          <w:rFonts w:ascii="Times New Roman" w:cs="Times New Roman" w:eastAsia="Times New Roman" w:hAnsi="Times New Roman"/>
          <w:b w:val="false"/>
          <w:bCs w:val="false"/>
          <w:i w:val="false"/>
          <w:iCs w:val="false"/>
        </w:rPr>
        <w:t xml:space="preserve"> (Table 1). With the division,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vertAlign w:val="superscript"/>
        </w:rPr>
        <w:t xml:space="preserve">2</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vertAlign w:val="superscript"/>
        </w:rPr>
        <w:t xml:space="preserve">2</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for all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since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w:t>
      </w:r>
    </w:p>
    <w:p>
      <w:pPr>
        <w:keepNext/>
        <w:spacing w:after="120" w:before="240"/>
        <w:jc w:val="center"/>
      </w:pPr>
      <w:r>
        <w:rPr>
          <w:rFonts w:ascii="Times New Roman" w:cs="Times New Roman" w:eastAsia="Times New Roman" w:hAnsi="Times New Roman"/>
          <w:b w:val="false"/>
          <w:bCs w:val="false"/>
          <w:i w:val="false"/>
          <w:iCs w:val="false"/>
        </w:rPr>
        <w:t xml:space="preserve">TABLE 1</w:t>
      </w:r>
    </w:p>
    <w:p>
      <w:pPr>
        <w:keepNext/>
        <w:spacing w:after="120" w:before="0"/>
        <w:jc w:val="center"/>
      </w:pPr>
      <w:r>
        <w:rPr>
          <w:rFonts w:ascii="Times New Roman" w:cs="Times New Roman" w:eastAsia="Times New Roman" w:hAnsi="Times New Roman"/>
          <w:b/>
          <w:bCs/>
          <w:i w:val="false"/>
          <w:iCs w:val="false"/>
        </w:rPr>
        <w:t xml:space="preserve">Cylinder length </w:t>
      </w:r>
      <w:r>
        <w:rPr>
          <w:rFonts w:ascii="Times New Roman" w:cs="Times New Roman" w:eastAsia="Times New Roman" w:hAnsi="Times New Roman"/>
          <w:b/>
          <w:bCs/>
          <w:i/>
          <w:iCs/>
        </w:rPr>
        <w:t xml:space="preserve">L</w:t>
      </w:r>
      <w:r>
        <w:rPr>
          <w:rFonts w:ascii="Times New Roman" w:cs="Times New Roman" w:eastAsia="Times New Roman" w:hAnsi="Times New Roman"/>
          <w:b/>
          <w:bCs/>
          <w:i w:val="false"/>
          <w:iCs w:val="false"/>
          <w:vertAlign w:val="subscript"/>
        </w:rPr>
        <w:t xml:space="preserve">2</w:t>
      </w:r>
      <w:r>
        <w:rPr>
          <w:rFonts w:ascii="Times New Roman" w:cs="Times New Roman" w:eastAsia="Times New Roman" w:hAnsi="Times New Roman"/>
          <w:b/>
          <w:bCs/>
          <w:i w:val="false"/>
          <w:iCs w:val="false"/>
        </w:rPr>
        <w:t xml:space="preserve"> and </w:t>
      </w:r>
      <w:r>
        <w:rPr>
          <w:rFonts w:ascii="Times New Roman" w:cs="Times New Roman" w:eastAsia="Times New Roman" w:hAnsi="Times New Roman"/>
          <w:b/>
          <w:bCs/>
          <w:i/>
          <w:iCs/>
        </w:rPr>
        <w:t xml:space="preserve">P</w:t>
      </w:r>
      <w:r>
        <w:rPr>
          <w:rFonts w:ascii="Times New Roman" w:cs="Times New Roman" w:eastAsia="Times New Roman" w:hAnsi="Times New Roman"/>
          <w:b/>
          <w:bCs/>
          <w:i w:val="false"/>
          <w:iCs w:val="false"/>
          <w:vertAlign w:val="subscript"/>
        </w:rPr>
        <w:t xml:space="preserve">eirps</w:t>
      </w:r>
      <w:r>
        <w:rPr>
          <w:rFonts w:ascii="Times New Roman" w:cs="Times New Roman" w:eastAsia="Times New Roman" w:hAnsi="Times New Roman"/>
          <w:b/>
          <w:bCs/>
          <w:i w:val="false"/>
          <w:iCs w:val="false"/>
        </w:rPr>
        <w:t xml:space="preserve"> − </w:t>
      </w:r>
      <w:r>
        <w:rPr>
          <w:rFonts w:ascii="Times New Roman" w:cs="Times New Roman" w:eastAsia="Times New Roman" w:hAnsi="Times New Roman"/>
          <w:b/>
          <w:bCs/>
          <w:i/>
          <w:iCs/>
        </w:rPr>
        <w:t xml:space="preserve">P</w:t>
      </w:r>
      <w:r>
        <w:rPr>
          <w:rFonts w:ascii="Times New Roman" w:cs="Times New Roman" w:eastAsia="Times New Roman" w:hAnsi="Times New Roman"/>
          <w:b/>
          <w:bCs/>
          <w:i w:val="false"/>
          <w:iCs w:val="false"/>
          <w:vertAlign w:val="subscript"/>
        </w:rPr>
        <w:t xml:space="preserve">scat</w:t>
      </w:r>
      <w:r>
        <w:rPr>
          <w:rFonts w:ascii="Times New Roman" w:cs="Times New Roman" w:eastAsia="Times New Roman" w:hAnsi="Times New Roman"/>
          <w:b/>
          <w:bCs/>
          <w:i w:val="false"/>
          <w:iCs w:val="false"/>
        </w:rPr>
        <w:t xml:space="preserve"> from equation (65b) for equal beam radii (</w:t>
      </w:r>
      <w:r>
        <w:rPr>
          <w:rFonts w:ascii="Times New Roman" w:cs="Times New Roman" w:eastAsia="Times New Roman" w:hAnsi="Times New Roman"/>
          <w:b/>
          <w:bCs/>
          <w:i/>
          <w:iCs/>
        </w:rPr>
        <w:t xml:space="preserve">r</w:t>
      </w:r>
      <w:r>
        <w:rPr>
          <w:rFonts w:ascii="Times New Roman" w:cs="Times New Roman" w:eastAsia="Times New Roman" w:hAnsi="Times New Roman"/>
          <w:b/>
          <w:bCs/>
          <w:i w:val="false"/>
          <w:iCs w:val="false"/>
          <w:vertAlign w:val="subscript"/>
        </w:rPr>
        <w:t xml:space="preserve">1</w:t>
      </w:r>
      <w:r>
        <w:rPr>
          <w:rFonts w:ascii="Times New Roman" w:cs="Times New Roman" w:eastAsia="Times New Roman" w:hAnsi="Times New Roman"/>
          <w:b/>
          <w:bCs/>
          <w:i w:val="false"/>
          <w:iCs w:val="false"/>
        </w:rPr>
        <w:t xml:space="preserve"> = </w:t>
      </w:r>
      <w:r>
        <w:rPr>
          <w:rFonts w:ascii="Times New Roman" w:cs="Times New Roman" w:eastAsia="Times New Roman" w:hAnsi="Times New Roman"/>
          <w:b/>
          <w:bCs/>
          <w:i/>
          <w:iCs/>
        </w:rPr>
        <w:t xml:space="preserve">r</w:t>
      </w:r>
      <w:r>
        <w:rPr>
          <w:rFonts w:ascii="Times New Roman" w:cs="Times New Roman" w:eastAsia="Times New Roman" w:hAnsi="Times New Roman"/>
          <w:b/>
          <w:bCs/>
          <w:i w:val="false"/>
          <w:iCs w:val="false"/>
          <w:vertAlign w:val="subscript"/>
        </w:rPr>
        <w:t xml:space="preserve">2</w:t>
      </w:r>
      <w:r>
        <w:rPr>
          <w:rFonts w:ascii="Times New Roman" w:cs="Times New Roman" w:eastAsia="Times New Roman" w:hAnsi="Times New Roman"/>
          <w:b/>
          <w:bCs/>
          <w:i w:val="false"/>
          <w:iCs w:val="false"/>
        </w:rPr>
        <w:t xml:space="preserve"> = </w:t>
      </w:r>
      <w:r>
        <w:rPr>
          <w:rFonts w:ascii="Times New Roman" w:cs="Times New Roman" w:eastAsia="Times New Roman" w:hAnsi="Times New Roman"/>
          <w:b/>
          <w:bCs/>
          <w:i/>
          <w:iCs/>
        </w:rPr>
        <w:t xml:space="preserve">r</w:t>
      </w:r>
      <w:r>
        <w:rPr>
          <w:rFonts w:ascii="Times New Roman" w:cs="Times New Roman" w:eastAsia="Times New Roman" w:hAnsi="Times New Roman"/>
          <w:b/>
          <w:bCs/>
          <w:i w:val="false"/>
          <w:iCs w:val="false"/>
        </w:rPr>
        <w:t xml:space="preserve">)</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2000"/>
        <w:gridCol w:w="2100"/>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bCs/>
                <w:i w:val="false"/>
                <w:iCs w:val="false"/>
              </w:rPr>
              <w:t xml:space="preserve"> (degrees)</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jc w:val="center"/>
            </w:pPr>
            <w:r>
              <w:rPr>
                <w:rFonts w:ascii="Times New Roman" w:cs="Times New Roman" w:eastAsia="Times New Roman" w:hAnsi="Times New Roman"/>
                <w:b/>
                <w:bCs/>
                <w:i/>
                <w:iCs/>
              </w:rPr>
              <w:t xml:space="preserve">L</w:t>
            </w:r>
            <w:r>
              <w:rPr>
                <w:rFonts w:ascii="Times New Roman" w:cs="Times New Roman" w:eastAsia="Times New Roman" w:hAnsi="Times New Roman"/>
                <w:b/>
                <w:bCs/>
                <w:i w:val="false"/>
                <w:iCs w:val="false"/>
                <w:vertAlign w:val="subscript"/>
              </w:rPr>
              <w:t xml:space="preserve">2</w:t>
            </w:r>
            <w:r>
              <w:rPr>
                <w:rFonts w:ascii="Times New Roman" w:cs="Times New Roman" w:eastAsia="Times New Roman" w:hAnsi="Times New Roman"/>
                <w:b/>
                <w:bCs/>
                <w:i w:val="false"/>
                <w:iCs w:val="false"/>
              </w:rPr>
              <w:t xml:space="preserve">/</w:t>
            </w:r>
            <w:r>
              <w:rPr>
                <w:rFonts w:ascii="Times New Roman" w:cs="Times New Roman" w:eastAsia="Times New Roman" w:hAnsi="Times New Roman"/>
                <w:b/>
                <w:bCs/>
                <w:i/>
                <w:iCs/>
              </w:rPr>
              <w:t xml:space="preserve">r</w:t>
            </w:r>
            <w:r>
              <w:rPr>
                <w:rFonts w:ascii="Times New Roman" w:cs="Times New Roman" w:eastAsia="Times New Roman" w:hAnsi="Times New Roman"/>
                <w:b/>
                <w:bCs/>
                <w:i w:val="false"/>
                <w:iCs w:val="false"/>
              </w:rPr>
              <w:t xml:space="preserve">, printed (60b)</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jc w:val="center"/>
            </w:pPr>
            <w:r>
              <w:rPr>
                <w:rFonts w:ascii="Times New Roman" w:cs="Times New Roman" w:eastAsia="Times New Roman" w:hAnsi="Times New Roman"/>
                <w:b/>
                <w:bCs/>
                <w:i/>
                <w:iCs/>
              </w:rPr>
              <w:t xml:space="preserve">L</w:t>
            </w:r>
            <w:r>
              <w:rPr>
                <w:rFonts w:ascii="Times New Roman" w:cs="Times New Roman" w:eastAsia="Times New Roman" w:hAnsi="Times New Roman"/>
                <w:b/>
                <w:bCs/>
                <w:i w:val="false"/>
                <w:iCs w:val="false"/>
                <w:vertAlign w:val="subscript"/>
              </w:rPr>
              <w:t xml:space="preserve">2</w:t>
            </w:r>
            <w:r>
              <w:rPr>
                <w:rFonts w:ascii="Times New Roman" w:cs="Times New Roman" w:eastAsia="Times New Roman" w:hAnsi="Times New Roman"/>
                <w:b/>
                <w:bCs/>
                <w:i w:val="false"/>
                <w:iCs w:val="false"/>
              </w:rPr>
              <w:t xml:space="preserve">/</w:t>
            </w:r>
            <w:r>
              <w:rPr>
                <w:rFonts w:ascii="Times New Roman" w:cs="Times New Roman" w:eastAsia="Times New Roman" w:hAnsi="Times New Roman"/>
                <w:b/>
                <w:bCs/>
                <w:i/>
                <w:iCs/>
              </w:rPr>
              <w:t xml:space="preserve">r</w:t>
            </w:r>
            <w:r>
              <w:rPr>
                <w:rFonts w:ascii="Times New Roman" w:cs="Times New Roman" w:eastAsia="Times New Roman" w:hAnsi="Times New Roman"/>
                <w:b/>
                <w:bCs/>
                <w:i w:val="false"/>
                <w:iCs w:val="false"/>
              </w:rPr>
              <w:t xml:space="preserve">, with 2</w:t>
            </w:r>
            <w:r>
              <w:rPr>
                <w:rFonts w:ascii="Times New Roman" w:cs="Times New Roman" w:eastAsia="Times New Roman" w:hAnsi="Times New Roman"/>
                <w:b/>
                <w:bCs/>
                <w:i/>
                <w:iCs/>
              </w:rPr>
              <w:t xml:space="preserve">r</w:t>
            </w:r>
            <w:r>
              <w:rPr>
                <w:rFonts w:ascii="Times New Roman" w:cs="Times New Roman" w:eastAsia="Times New Roman" w:hAnsi="Times New Roman"/>
                <w:b/>
                <w:bCs/>
                <w:i w:val="false"/>
                <w:iCs w:val="false"/>
                <w:vertAlign w:val="subscript"/>
              </w:rPr>
              <w:t xml:space="preserve">1</w:t>
            </w:r>
            <w:r>
              <w:rPr>
                <w:rFonts w:ascii="Times New Roman" w:cs="Times New Roman" w:eastAsia="Times New Roman" w:hAnsi="Times New Roman"/>
                <w:b/>
                <w:bCs/>
                <w:i w:val="false"/>
                <w:iCs w:val="false"/>
              </w:rPr>
              <w:t xml:space="preserve">/sin </w:t>
            </w:r>
            <w:r>
              <w:rPr>
                <w:rFonts w:ascii="Times New Roman" w:cs="Times New Roman" w:eastAsia="Times New Roman" w:hAnsi="Times New Roman"/>
                <w:b/>
                <w:bCs/>
                <w:i/>
                <w:iCs/>
              </w:rPr>
              <w:t xml:space="preserve">θ</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jc w:val="center"/>
            </w:pPr>
            <w:r>
              <w:rPr>
                <w:rFonts w:ascii="Times New Roman" w:cs="Times New Roman" w:eastAsia="Times New Roman" w:hAnsi="Times New Roman"/>
                <w:b/>
                <w:bCs/>
                <w:i/>
                <w:iCs/>
              </w:rPr>
              <w:t xml:space="preserve">P</w:t>
            </w:r>
            <w:r>
              <w:rPr>
                <w:rFonts w:ascii="Times New Roman" w:cs="Times New Roman" w:eastAsia="Times New Roman" w:hAnsi="Times New Roman"/>
                <w:b/>
                <w:bCs/>
                <w:i w:val="false"/>
                <w:iCs w:val="false"/>
                <w:vertAlign w:val="subscript"/>
              </w:rPr>
              <w:t xml:space="preserve">eirps</w:t>
            </w:r>
            <w:r>
              <w:rPr>
                <w:rFonts w:ascii="Times New Roman" w:cs="Times New Roman" w:eastAsia="Times New Roman" w:hAnsi="Times New Roman"/>
                <w:b/>
                <w:bCs/>
                <w:i w:val="false"/>
                <w:iCs w:val="false"/>
              </w:rPr>
              <w:t xml:space="preserve"> − </w:t>
            </w:r>
            <w:r>
              <w:rPr>
                <w:rFonts w:ascii="Times New Roman" w:cs="Times New Roman" w:eastAsia="Times New Roman" w:hAnsi="Times New Roman"/>
                <w:b/>
                <w:bCs/>
                <w:i/>
                <w:iCs/>
              </w:rPr>
              <w:t xml:space="preserve">P</w:t>
            </w:r>
            <w:r>
              <w:rPr>
                <w:rFonts w:ascii="Times New Roman" w:cs="Times New Roman" w:eastAsia="Times New Roman" w:hAnsi="Times New Roman"/>
                <w:b/>
                <w:bCs/>
                <w:i w:val="false"/>
                <w:iCs w:val="false"/>
                <w:vertAlign w:val="subscript"/>
              </w:rPr>
              <w:t xml:space="preserve">scat</w:t>
            </w:r>
            <w:r>
              <w:rPr>
                <w:rFonts w:ascii="Times New Roman" w:cs="Times New Roman" w:eastAsia="Times New Roman" w:hAnsi="Times New Roman"/>
                <w:b/>
                <w:bCs/>
                <w:i w:val="false"/>
                <w:iCs w:val="false"/>
              </w:rPr>
              <w:t xml:space="preserve"> (dB), printed (60b)</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jc w:val="center"/>
            </w:pPr>
            <w:r>
              <w:rPr>
                <w:rFonts w:ascii="Times New Roman" w:cs="Times New Roman" w:eastAsia="Times New Roman" w:hAnsi="Times New Roman"/>
                <w:b/>
                <w:bCs/>
                <w:i/>
                <w:iCs/>
              </w:rPr>
              <w:t xml:space="preserve">P</w:t>
            </w:r>
            <w:r>
              <w:rPr>
                <w:rFonts w:ascii="Times New Roman" w:cs="Times New Roman" w:eastAsia="Times New Roman" w:hAnsi="Times New Roman"/>
                <w:b/>
                <w:bCs/>
                <w:i w:val="false"/>
                <w:iCs w:val="false"/>
                <w:vertAlign w:val="subscript"/>
              </w:rPr>
              <w:t xml:space="preserve">eirps</w:t>
            </w:r>
            <w:r>
              <w:rPr>
                <w:rFonts w:ascii="Times New Roman" w:cs="Times New Roman" w:eastAsia="Times New Roman" w:hAnsi="Times New Roman"/>
                <w:b/>
                <w:bCs/>
                <w:i w:val="false"/>
                <w:iCs w:val="false"/>
              </w:rPr>
              <w:t xml:space="preserve"> − </w:t>
            </w:r>
            <w:r>
              <w:rPr>
                <w:rFonts w:ascii="Times New Roman" w:cs="Times New Roman" w:eastAsia="Times New Roman" w:hAnsi="Times New Roman"/>
                <w:b/>
                <w:bCs/>
                <w:i/>
                <w:iCs/>
              </w:rPr>
              <w:t xml:space="preserve">P</w:t>
            </w:r>
            <w:r>
              <w:rPr>
                <w:rFonts w:ascii="Times New Roman" w:cs="Times New Roman" w:eastAsia="Times New Roman" w:hAnsi="Times New Roman"/>
                <w:b/>
                <w:bCs/>
                <w:i w:val="false"/>
                <w:iCs w:val="false"/>
                <w:vertAlign w:val="subscript"/>
              </w:rPr>
              <w:t xml:space="preserve">scat</w:t>
            </w:r>
            <w:r>
              <w:rPr>
                <w:rFonts w:ascii="Times New Roman" w:cs="Times New Roman" w:eastAsia="Times New Roman" w:hAnsi="Times New Roman"/>
                <w:b/>
                <w:bCs/>
                <w:i w:val="false"/>
                <w:iCs w:val="false"/>
              </w:rPr>
              <w:t xml:space="preserve"> (dB), with 2</w:t>
            </w:r>
            <w:r>
              <w:rPr>
                <w:rFonts w:ascii="Times New Roman" w:cs="Times New Roman" w:eastAsia="Times New Roman" w:hAnsi="Times New Roman"/>
                <w:b/>
                <w:bCs/>
                <w:i/>
                <w:iCs/>
              </w:rPr>
              <w:t xml:space="preserve">r</w:t>
            </w:r>
            <w:r>
              <w:rPr>
                <w:rFonts w:ascii="Times New Roman" w:cs="Times New Roman" w:eastAsia="Times New Roman" w:hAnsi="Times New Roman"/>
                <w:b/>
                <w:bCs/>
                <w:i w:val="false"/>
                <w:iCs w:val="false"/>
                <w:vertAlign w:val="subscript"/>
              </w:rPr>
              <w:t xml:space="preserve">1</w:t>
            </w:r>
            <w:r>
              <w:rPr>
                <w:rFonts w:ascii="Times New Roman" w:cs="Times New Roman" w:eastAsia="Times New Roman" w:hAnsi="Times New Roman"/>
                <w:b/>
                <w:bCs/>
                <w:i w:val="false"/>
                <w:iCs w:val="false"/>
              </w:rPr>
              <w:t xml:space="preserve">/sin </w:t>
            </w:r>
            <w:r>
              <w:rPr>
                <w:rFonts w:ascii="Times New Roman" w:cs="Times New Roman" w:eastAsia="Times New Roman" w:hAnsi="Times New Roman"/>
                <w:b/>
                <w:bCs/>
                <w:i/>
                <w:iCs/>
              </w:rPr>
              <w:t xml:space="preserve">θ</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10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11.343</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11.518</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+0.07</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0.00</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20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5.495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5.848</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+0.27</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0.00</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30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3.464</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4.000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+0.62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0.00</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45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2.000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2.828</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+1.51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0.00</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60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1.732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2.309</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+1.25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0.00</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75</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1.932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2.071</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+0.30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0.00</w:t>
            </w:r>
          </w:p>
        </w:tc>
      </w:tr>
      <w:tr>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90</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2.000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2.000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rPr>
              <w:t xml:space="preserve">0.00</w:t>
            </w:r>
          </w:p>
        </w:tc>
      </w:tr>
    </w:tbl>
    <w:p>
      <w:pPr>
        <w:spacing w:after="0" w:before="120"/>
        <w:jc w:val="both"/>
      </w:pPr>
      <w:r>
        <w:rPr>
          <w:rFonts w:ascii="Times New Roman" w:cs="Times New Roman" w:eastAsia="Times New Roman" w:hAnsi="Times New Roman"/>
          <w:b w:val="false"/>
          <w:bCs w:val="false"/>
          <w:i w:val="false"/>
          <w:iCs w:val="false"/>
        </w:rPr>
        <w:t xml:space="preserve">As a consequence, the result of the test for equal beams depends on which beam is designated as cylinder 1. For example, at 14.25 GHz with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 200 m,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 45° and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rain</w:t>
      </w:r>
      <w:r>
        <w:rPr>
          <w:rFonts w:ascii="Times New Roman" w:cs="Times New Roman" w:eastAsia="Times New Roman" w:hAnsi="Times New Roman"/>
          <w:b w:val="false"/>
          <w:bCs w:val="false"/>
          <w:i w:val="false"/>
          <w:iCs w:val="false"/>
        </w:rPr>
        <w:t xml:space="preserve"> = 50 mm/h, the scattered e.i.r.p. is 24.01 dB(W) when the unwanted beam is cylinder 1 and 24.24 dB(W) when it is cylinder 2; with the division, both give 24.01 dB(W).</w:t>
      </w:r>
    </w:p>
    <w:p>
      <w:pPr>
        <w:spacing w:after="0" w:before="120"/>
        <w:jc w:val="both"/>
      </w:pPr>
      <w:r>
        <w:rPr>
          <w:rFonts w:ascii="Times New Roman" w:cs="Times New Roman" w:eastAsia="Times New Roman" w:hAnsi="Times New Roman"/>
          <w:b w:val="false"/>
          <w:bCs w:val="false"/>
          <w:i w:val="false"/>
          <w:iCs w:val="false"/>
        </w:rPr>
        <w:t xml:space="preserve">The two forms coincide at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 90°. Moreover, whenever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cos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&gt;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(for example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 2</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and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&lt; 60°) the term </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cos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dominates and both forms give the same result, which may explain why the error has not been noticed.</w:t>
      </w:r>
    </w:p>
    <w:p>
      <w:pPr>
        <w:pStyle w:val="Heading2"/>
      </w:pPr>
      <w:r>
        <w:rPr>
          <w:rFonts w:ascii="Times New Roman" w:cs="Times New Roman" w:eastAsia="Times New Roman" w:hAnsi="Times New Roman"/>
        </w:rPr>
        <w:t xml:space="preserve">2.2	Equation (67): gain of the interfered-with antenna</w:t>
      </w:r>
    </w:p>
    <w:p>
      <w:pPr>
        <w:spacing w:after="0" w:before="120"/>
        <w:jc w:val="both"/>
      </w:pPr>
      <w:r>
        <w:rPr>
          <w:rFonts w:ascii="Times New Roman" w:cs="Times New Roman" w:eastAsia="Times New Roman" w:hAnsi="Times New Roman"/>
          <w:b w:val="false"/>
          <w:bCs w:val="false"/>
          <w:i w:val="false"/>
          <w:iCs w:val="false"/>
        </w:rPr>
        <w:t xml:space="preserve">Step 8 estimates “the unwanted scattered power received by the interfered-with antenna”, which is then compared with the receiver’s interference threshold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int</w:t>
      </w:r>
      <w:r>
        <w:rPr>
          <w:rFonts w:ascii="Times New Roman" w:cs="Times New Roman" w:eastAsia="Times New Roman" w:hAnsi="Times New Roman"/>
          <w:b w:val="false"/>
          <w:bCs w:val="false"/>
          <w:i w:val="false"/>
          <w:iCs w:val="false"/>
        </w:rPr>
        <w:t xml:space="preserve">. Equation (67) contains the scattered e.i.r.p., the factor </w:t>
      </w:r>
      <w:r>
        <w:rPr>
          <w:rFonts w:ascii="Times New Roman" w:cs="Times New Roman" w:eastAsia="Times New Roman" w:hAnsi="Times New Roman"/>
          <w:b w:val="false"/>
          <w:bCs w:val="false"/>
          <w:i/>
          <w:iCs/>
        </w:rPr>
        <w:t xml:space="preserve">F</w:t>
      </w:r>
      <w:r>
        <w:rPr>
          <w:rFonts w:ascii="Times New Roman" w:cs="Times New Roman" w:eastAsia="Times New Roman" w:hAnsi="Times New Roman"/>
          <w:b w:val="false"/>
          <w:bCs w:val="false"/>
          <w:i w:val="false"/>
          <w:iCs w:val="false"/>
          <w:vertAlign w:val="subscript"/>
        </w:rPr>
        <w:t xml:space="preserve">nis</w:t>
      </w:r>
      <w:r>
        <w:rPr>
          <w:rFonts w:ascii="Times New Roman" w:cs="Times New Roman" w:eastAsia="Times New Roman" w:hAnsi="Times New Roman"/>
          <w:b w:val="false"/>
          <w:bCs w:val="false"/>
          <w:i w:val="false"/>
          <w:iCs w:val="false"/>
        </w:rPr>
        <w:t xml:space="preserve">, the free-space basic transmission loss 92.4 + 20 log(</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rx</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f</w:t>
      </w:r>
      <w:r>
        <w:rPr>
          <w:rFonts w:ascii="Times New Roman" w:cs="Times New Roman" w:eastAsia="Times New Roman" w:hAnsi="Times New Roman"/>
          <w:b w:val="false"/>
          <w:bCs w:val="false"/>
          <w:i w:val="false"/>
          <w:iCs w:val="false"/>
        </w:rPr>
        <w:t xml:space="preserve">) and the gaseous attenuation, but no gain of the interfered-with antenna;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txs</w:t>
      </w:r>
      <w:r>
        <w:rPr>
          <w:rFonts w:ascii="Times New Roman" w:cs="Times New Roman" w:eastAsia="Times New Roman" w:hAnsi="Times New Roman"/>
          <w:b w:val="false"/>
          <w:bCs w:val="false"/>
          <w:i w:val="false"/>
          <w:iCs w:val="false"/>
        </w:rPr>
        <w:t xml:space="preserve"> is therefore the power that would be received by an isotropic antenna. The gain of the unwanted transmitter, on the other hand, is included explicitly in equation (61a).</w:t>
      </w:r>
    </w:p>
    <w:p>
      <w:pPr>
        <w:spacing w:after="0" w:before="120"/>
        <w:jc w:val="both"/>
      </w:pPr>
      <w:r>
        <w:rPr>
          <w:rFonts w:ascii="Times New Roman" w:cs="Times New Roman" w:eastAsia="Times New Roman" w:hAnsi="Times New Roman"/>
          <w:b w:val="false"/>
          <w:bCs w:val="false"/>
          <w:i w:val="false"/>
          <w:iCs w:val="false"/>
        </w:rPr>
        <w:t xml:space="preserve">If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int</w:t>
      </w:r>
      <w:r>
        <w:rPr>
          <w:rFonts w:ascii="Times New Roman" w:cs="Times New Roman" w:eastAsia="Times New Roman" w:hAnsi="Times New Roman"/>
          <w:b w:val="false"/>
          <w:bCs w:val="false"/>
          <w:i w:val="false"/>
          <w:iCs w:val="false"/>
        </w:rPr>
        <w:t xml:space="preserve"> is a threshold at the receiver input, the test underestimates the interfering power by the gain of the interfered-with antenna in the direction of the common volume. Since the common volume lies within the main beam of that antenna, this is typically several tens of dB. For example, with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txs</w:t>
      </w:r>
      <w:r>
        <w:rPr>
          <w:rFonts w:ascii="Times New Roman" w:cs="Times New Roman" w:eastAsia="Times New Roman" w:hAnsi="Times New Roman"/>
          <w:b w:val="false"/>
          <w:bCs w:val="false"/>
          <w:i w:val="false"/>
          <w:iCs w:val="false"/>
        </w:rPr>
        <w:t xml:space="preserve"> = −113.3 dB(W) and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int</w:t>
      </w:r>
      <w:r>
        <w:rPr>
          <w:rFonts w:ascii="Times New Roman" w:cs="Times New Roman" w:eastAsia="Times New Roman" w:hAnsi="Times New Roman"/>
          <w:b w:val="false"/>
          <w:bCs w:val="false"/>
          <w:i w:val="false"/>
          <w:iCs w:val="false"/>
        </w:rPr>
        <w:t xml:space="preserve"> = −88.3 dB(W),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int</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txs</w:t>
      </w:r>
      <w:r>
        <w:rPr>
          <w:rFonts w:ascii="Times New Roman" w:cs="Times New Roman" w:eastAsia="Times New Roman" w:hAnsi="Times New Roman"/>
          <w:b w:val="false"/>
          <w:bCs w:val="false"/>
          <w:i w:val="false"/>
          <w:iCs w:val="false"/>
        </w:rPr>
        <w:t xml:space="preserve"> = 25 dB and the test concludes that no full calculation is needed, whereas with a receive antenna gain of 40 dBi the power at the receiver input is −73.3 dB(W), i.e. 15 dB above the threshold.</w:t>
      </w:r>
    </w:p>
    <w:p>
      <w:pPr>
        <w:spacing w:after="0" w:before="120"/>
        <w:jc w:val="both"/>
      </w:pPr>
      <w:r>
        <w:rPr>
          <w:rFonts w:ascii="Times New Roman" w:cs="Times New Roman" w:eastAsia="Times New Roman" w:hAnsi="Times New Roman"/>
          <w:b w:val="false"/>
          <w:bCs w:val="false"/>
          <w:i w:val="false"/>
          <w:iCs w:val="false"/>
        </w:rPr>
        <w:t xml:space="preserve">WP 3M is invited either (a) to include the gain </w:t>
      </w:r>
      <w:r>
        <w:rPr>
          <w:rFonts w:ascii="Times New Roman" w:cs="Times New Roman" w:eastAsia="Times New Roman" w:hAnsi="Times New Roman"/>
          <w:b w:val="false"/>
          <w:bCs w:val="false"/>
          <w:i/>
          <w:iCs/>
        </w:rPr>
        <w:t xml:space="preserve">G</w:t>
      </w:r>
      <w:r>
        <w:rPr>
          <w:rFonts w:ascii="Times New Roman" w:cs="Times New Roman" w:eastAsia="Times New Roman" w:hAnsi="Times New Roman"/>
          <w:b w:val="false"/>
          <w:bCs w:val="false"/>
          <w:i w:val="false"/>
          <w:iCs w:val="false"/>
          <w:vertAlign w:val="subscript"/>
        </w:rPr>
        <w:t xml:space="preserve">rx</w:t>
      </w:r>
      <w:r>
        <w:rPr>
          <w:rFonts w:ascii="Times New Roman" w:cs="Times New Roman" w:eastAsia="Times New Roman" w:hAnsi="Times New Roman"/>
          <w:b w:val="false"/>
          <w:bCs w:val="false"/>
          <w:i w:val="false"/>
          <w:iCs w:val="false"/>
        </w:rPr>
        <w:t xml:space="preserve"> of the interfered-with antenna in the direction of the common volume in equation (67), as proposed in the Annex, or (b) to state explicitly that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int</w:t>
      </w:r>
      <w:r>
        <w:rPr>
          <w:rFonts w:ascii="Times New Roman" w:cs="Times New Roman" w:eastAsia="Times New Roman" w:hAnsi="Times New Roman"/>
          <w:b w:val="false"/>
          <w:bCs w:val="false"/>
          <w:i w:val="false"/>
          <w:iCs w:val="false"/>
        </w:rPr>
        <w:t xml:space="preserve"> is to be referred to an isotropic antenna.</w:t>
      </w:r>
    </w:p>
    <w:p>
      <w:pPr>
        <w:pStyle w:val="Heading2"/>
      </w:pPr>
      <w:r>
        <w:rPr>
          <w:rFonts w:ascii="Times New Roman" w:cs="Times New Roman" w:eastAsia="Times New Roman" w:hAnsi="Times New Roman"/>
        </w:rPr>
        <w:t xml:space="preserve">2.3	Equations (61) and (67): gaseous attenuation on paths involving a space station</w:t>
      </w:r>
    </w:p>
    <w:p>
      <w:pPr>
        <w:spacing w:after="0" w:before="120"/>
        <w:jc w:val="both"/>
      </w:pPr>
      <w:r>
        <w:rPr>
          <w:rFonts w:ascii="Times New Roman" w:cs="Times New Roman" w:eastAsia="Times New Roman" w:hAnsi="Times New Roman"/>
          <w:b w:val="false"/>
          <w:bCs w:val="false"/>
          <w:i w:val="false"/>
          <w:iCs w:val="false"/>
        </w:rPr>
        <w:t xml:space="preserve">Equations (61) and (67) account for gaseous attenuation as γ</w:t>
      </w:r>
      <w:r>
        <w:rPr>
          <w:rFonts w:ascii="Times New Roman" w:cs="Times New Roman" w:eastAsia="Times New Roman" w:hAnsi="Times New Roman"/>
          <w:b w:val="false"/>
          <w:bCs w:val="false"/>
          <w:i w:val="false"/>
          <w:iCs w:val="false"/>
          <w:vertAlign w:val="subscript"/>
        </w:rPr>
        <w:t xml:space="preserve">g</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tx</w:t>
      </w:r>
      <w:r>
        <w:rPr>
          <w:rFonts w:ascii="Times New Roman" w:cs="Times New Roman" w:eastAsia="Times New Roman" w:hAnsi="Times New Roman"/>
          <w:b w:val="false"/>
          <w:bCs w:val="false"/>
          <w:i w:val="false"/>
          <w:iCs w:val="false"/>
        </w:rPr>
        <w:t xml:space="preserve"> and γ</w:t>
      </w:r>
      <w:r>
        <w:rPr>
          <w:rFonts w:ascii="Times New Roman" w:cs="Times New Roman" w:eastAsia="Times New Roman" w:hAnsi="Times New Roman"/>
          <w:b w:val="false"/>
          <w:bCs w:val="false"/>
          <w:i w:val="false"/>
          <w:iCs w:val="false"/>
          <w:vertAlign w:val="subscript"/>
        </w:rPr>
        <w:t xml:space="preserve">g</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rx</w:t>
      </w:r>
      <w:r>
        <w:rPr>
          <w:rFonts w:ascii="Times New Roman" w:cs="Times New Roman" w:eastAsia="Times New Roman" w:hAnsi="Times New Roman"/>
          <w:b w:val="false"/>
          <w:bCs w:val="false"/>
          <w:i w:val="false"/>
          <w:iCs w:val="false"/>
        </w:rPr>
        <w:t xml:space="preserve">, i.e. a specific attenuation multiplied by the path length. This is appropriate for terrestrial paths but not when the unwanted transmitter or the interfered-with receiver is a space station, which is within the scope of this Recommendation. For example, at 20 GHz, for a common volume at a height of 2 km and a geostationary satellite seen at an elevation of 30.8° (</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tx</w:t>
      </w:r>
      <w:r>
        <w:rPr>
          <w:rFonts w:ascii="Times New Roman" w:cs="Times New Roman" w:eastAsia="Times New Roman" w:hAnsi="Times New Roman"/>
          <w:b w:val="false"/>
          <w:bCs w:val="false"/>
          <w:i w:val="false"/>
          <w:iCs w:val="false"/>
        </w:rPr>
        <w:t xml:space="preserve"> ≈ 38 540 km), γ</w:t>
      </w:r>
      <w:r>
        <w:rPr>
          <w:rFonts w:ascii="Times New Roman" w:cs="Times New Roman" w:eastAsia="Times New Roman" w:hAnsi="Times New Roman"/>
          <w:b w:val="false"/>
          <w:bCs w:val="false"/>
          <w:i w:val="false"/>
          <w:iCs w:val="false"/>
          <w:vertAlign w:val="subscript"/>
        </w:rPr>
        <w:t xml:space="preserve">g</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tx</w:t>
      </w:r>
      <w:r>
        <w:rPr>
          <w:rFonts w:ascii="Times New Roman" w:cs="Times New Roman" w:eastAsia="Times New Roman" w:hAnsi="Times New Roman"/>
          <w:b w:val="false"/>
          <w:bCs w:val="false"/>
          <w:i w:val="false"/>
          <w:iCs w:val="false"/>
        </w:rPr>
        <w:t xml:space="preserve"> is about 4 190 dB with the specific attenuation at sea level (0.109 dB/km), and still about 1 700 dB with the specific attenuation at 2 km (0.044 dB/km), whereas the gaseous attenuation along the slant path calculated with Attachment C is 0.21 dB.</w:t>
      </w:r>
    </w:p>
    <w:p>
      <w:pPr>
        <w:spacing w:after="0" w:before="120"/>
        <w:jc w:val="both"/>
      </w:pPr>
      <w:r>
        <w:rPr>
          <w:rFonts w:ascii="Times New Roman" w:cs="Times New Roman" w:eastAsia="Times New Roman" w:hAnsi="Times New Roman"/>
          <w:b w:val="false"/>
          <w:bCs w:val="false"/>
          <w:i w:val="false"/>
          <w:iCs w:val="false"/>
        </w:rPr>
        <w:t xml:space="preserve">It is proposed to replace γ</w:t>
      </w:r>
      <w:r>
        <w:rPr>
          <w:rFonts w:ascii="Times New Roman" w:cs="Times New Roman" w:eastAsia="Times New Roman" w:hAnsi="Times New Roman"/>
          <w:b w:val="false"/>
          <w:bCs w:val="false"/>
          <w:i w:val="false"/>
          <w:iCs w:val="false"/>
          <w:vertAlign w:val="subscript"/>
        </w:rPr>
        <w:t xml:space="preserve">g</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tx</w:t>
      </w:r>
      <w:r>
        <w:rPr>
          <w:rFonts w:ascii="Times New Roman" w:cs="Times New Roman" w:eastAsia="Times New Roman" w:hAnsi="Times New Roman"/>
          <w:b w:val="false"/>
          <w:bCs w:val="false"/>
          <w:i w:val="false"/>
          <w:iCs w:val="false"/>
        </w:rPr>
        <w:t xml:space="preserve"> and γ</w:t>
      </w:r>
      <w:r>
        <w:rPr>
          <w:rFonts w:ascii="Times New Roman" w:cs="Times New Roman" w:eastAsia="Times New Roman" w:hAnsi="Times New Roman"/>
          <w:b w:val="false"/>
          <w:bCs w:val="false"/>
          <w:i w:val="false"/>
          <w:iCs w:val="false"/>
          <w:vertAlign w:val="subscript"/>
        </w:rPr>
        <w:t xml:space="preserve">g</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rx</w:t>
      </w:r>
      <w:r>
        <w:rPr>
          <w:rFonts w:ascii="Times New Roman" w:cs="Times New Roman" w:eastAsia="Times New Roman" w:hAnsi="Times New Roman"/>
          <w:b w:val="false"/>
          <w:bCs w:val="false"/>
          <w:i w:val="false"/>
          <w:iCs w:val="false"/>
        </w:rPr>
        <w:t xml:space="preserve"> by the gaseous attenuation along the respective path, </w:t>
      </w:r>
      <w:r>
        <w:rPr>
          <w:rFonts w:ascii="Times New Roman" w:cs="Times New Roman" w:eastAsia="Times New Roman" w:hAnsi="Times New Roman"/>
          <w:b w:val="false"/>
          <w:bCs w:val="false"/>
          <w:i/>
          <w:iCs/>
        </w:rPr>
        <w:t xml:space="preserve">A</w:t>
      </w:r>
      <w:r>
        <w:rPr>
          <w:rFonts w:ascii="Times New Roman" w:cs="Times New Roman" w:eastAsia="Times New Roman" w:hAnsi="Times New Roman"/>
          <w:b w:val="false"/>
          <w:bCs w:val="false"/>
          <w:i w:val="false"/>
          <w:iCs w:val="false"/>
          <w:vertAlign w:val="subscript"/>
        </w:rPr>
        <w:t xml:space="preserve">g,tx</w:t>
      </w:r>
      <w:r>
        <w:rPr>
          <w:rFonts w:ascii="Times New Roman" w:cs="Times New Roman" w:eastAsia="Times New Roman" w:hAnsi="Times New Roman"/>
          <w:b w:val="false"/>
          <w:bCs w:val="false"/>
          <w:i w:val="false"/>
          <w:iCs w:val="false"/>
        </w:rPr>
        <w:t xml:space="preserve"> and </w:t>
      </w:r>
      <w:r>
        <w:rPr>
          <w:rFonts w:ascii="Times New Roman" w:cs="Times New Roman" w:eastAsia="Times New Roman" w:hAnsi="Times New Roman"/>
          <w:b w:val="false"/>
          <w:bCs w:val="false"/>
          <w:i/>
          <w:iCs/>
        </w:rPr>
        <w:t xml:space="preserve">A</w:t>
      </w:r>
      <w:r>
        <w:rPr>
          <w:rFonts w:ascii="Times New Roman" w:cs="Times New Roman" w:eastAsia="Times New Roman" w:hAnsi="Times New Roman"/>
          <w:b w:val="false"/>
          <w:bCs w:val="false"/>
          <w:i w:val="false"/>
          <w:iCs w:val="false"/>
          <w:vertAlign w:val="subscript"/>
        </w:rPr>
        <w:t xml:space="preserve">g,rx</w:t>
      </w:r>
      <w:r>
        <w:rPr>
          <w:rFonts w:ascii="Times New Roman" w:cs="Times New Roman" w:eastAsia="Times New Roman" w:hAnsi="Times New Roman"/>
          <w:b w:val="false"/>
          <w:bCs w:val="false"/>
          <w:i w:val="false"/>
          <w:iCs w:val="false"/>
        </w:rPr>
        <w:t xml:space="preserve">, equal to γ</w:t>
      </w:r>
      <w:r>
        <w:rPr>
          <w:rFonts w:ascii="Times New Roman" w:cs="Times New Roman" w:eastAsia="Times New Roman" w:hAnsi="Times New Roman"/>
          <w:b w:val="false"/>
          <w:bCs w:val="false"/>
          <w:i w:val="false"/>
          <w:iCs w:val="false"/>
          <w:vertAlign w:val="subscript"/>
        </w:rPr>
        <w:t xml:space="preserve">g</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rPr>
        <w:t xml:space="preserve"> for terrestrial stations and calculated with Attachment C between the height of the common volume and the space station otherwise.</w:t>
      </w:r>
    </w:p>
    <w:p>
      <w:pPr>
        <w:pStyle w:val="Heading2"/>
      </w:pPr>
      <w:r>
        <w:rPr>
          <w:rFonts w:ascii="Times New Roman" w:cs="Times New Roman" w:eastAsia="Times New Roman" w:hAnsi="Times New Roman"/>
        </w:rPr>
        <w:t xml:space="preserve">2.4	Equation (63c): angles for the coefficients of Recommendation ITU-R P.838</w:t>
      </w:r>
    </w:p>
    <w:p>
      <w:pPr>
        <w:spacing w:after="0" w:before="120"/>
        <w:jc w:val="both"/>
      </w:pPr>
      <w:r>
        <w:rPr>
          <w:rFonts w:ascii="Times New Roman" w:cs="Times New Roman" w:eastAsia="Times New Roman" w:hAnsi="Times New Roman"/>
          <w:b w:val="false"/>
          <w:bCs w:val="false"/>
          <w:i w:val="false"/>
          <w:iCs w:val="false"/>
        </w:rPr>
        <w:t xml:space="preserve">Equation (63c) gives the specific rain attenuation γ</w:t>
      </w:r>
      <w:r>
        <w:rPr>
          <w:rFonts w:ascii="Times New Roman" w:cs="Times New Roman" w:eastAsia="Times New Roman" w:hAnsi="Times New Roman"/>
          <w:b w:val="false"/>
          <w:bCs w:val="false"/>
          <w:i w:val="false"/>
          <w:iCs w:val="false"/>
          <w:vertAlign w:val="subscript"/>
        </w:rPr>
        <w:t xml:space="preserve">r</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k</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rain</w:t>
      </w:r>
      <w:r>
        <w:rPr>
          <w:rFonts w:ascii="Times New Roman" w:cs="Times New Roman" w:eastAsia="Times New Roman" w:hAnsi="Times New Roman"/>
          <w:b w:val="false"/>
          <w:bCs w:val="false"/>
          <w:i/>
          <w:iCs/>
          <w:vertAlign w:val="superscript"/>
        </w:rPr>
        <w:t xml:space="preserve">α</w:t>
      </w:r>
      <w:r>
        <w:rPr>
          <w:rFonts w:ascii="Times New Roman" w:cs="Times New Roman" w:eastAsia="Times New Roman" w:hAnsi="Times New Roman"/>
          <w:b w:val="false"/>
          <w:bCs w:val="false"/>
          <w:i w:val="false"/>
          <w:iCs w:val="false"/>
        </w:rPr>
        <w:t xml:space="preserve">, with </w:t>
      </w:r>
      <w:r>
        <w:rPr>
          <w:rFonts w:ascii="Times New Roman" w:cs="Times New Roman" w:eastAsia="Times New Roman" w:hAnsi="Times New Roman"/>
          <w:b w:val="false"/>
          <w:bCs w:val="false"/>
          <w:i/>
          <w:iCs/>
        </w:rPr>
        <w:t xml:space="preserve">k</w:t>
      </w:r>
      <w:r>
        <w:rPr>
          <w:rFonts w:ascii="Times New Roman" w:cs="Times New Roman" w:eastAsia="Times New Roman" w:hAnsi="Times New Roman"/>
          <w:b w:val="false"/>
          <w:bCs w:val="false"/>
          <w:i w:val="false"/>
          <w:iCs w:val="false"/>
        </w:rPr>
        <w:t xml:space="preserve"> and </w:t>
      </w:r>
      <w:r>
        <w:rPr>
          <w:rFonts w:ascii="Times New Roman" w:cs="Times New Roman" w:eastAsia="Times New Roman" w:hAnsi="Times New Roman"/>
          <w:b w:val="false"/>
          <w:bCs w:val="false"/>
          <w:i/>
          <w:iCs/>
        </w:rPr>
        <w:t xml:space="preserve">α</w:t>
      </w:r>
      <w:r>
        <w:rPr>
          <w:rFonts w:ascii="Times New Roman" w:cs="Times New Roman" w:eastAsia="Times New Roman" w:hAnsi="Times New Roman"/>
          <w:b w:val="false"/>
          <w:bCs w:val="false"/>
          <w:i w:val="false"/>
          <w:iCs w:val="false"/>
        </w:rPr>
        <w:t xml:space="preserve"> from Recommendation ITU-R P.838. These coefficients depend on the path elevation angle and on the polarization tilt angle, which are not specified in Attachment F. Since γ</w:t>
      </w:r>
      <w:r>
        <w:rPr>
          <w:rFonts w:ascii="Times New Roman" w:cs="Times New Roman" w:eastAsia="Times New Roman" w:hAnsi="Times New Roman"/>
          <w:b w:val="false"/>
          <w:bCs w:val="false"/>
          <w:i w:val="false"/>
          <w:iCs w:val="false"/>
          <w:vertAlign w:val="subscript"/>
        </w:rPr>
        <w:t xml:space="preserve">r</w:t>
      </w:r>
      <w:r>
        <w:rPr>
          <w:rFonts w:ascii="Times New Roman" w:cs="Times New Roman" w:eastAsia="Times New Roman" w:hAnsi="Times New Roman"/>
          <w:b w:val="false"/>
          <w:bCs w:val="false"/>
          <w:i w:val="false"/>
          <w:iCs w:val="false"/>
        </w:rPr>
        <w:t xml:space="preserve"> is used in Step 4 to attenuate the power travelling along the cylinder representing the unwanted beam, it is suggested to use the elevation angle of the axis of the unwanted beam and the polarization tilt angle of the unwanted transmission. The choice is significant: at 14.25 GHz and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rain</w:t>
      </w:r>
      <w:r>
        <w:rPr>
          <w:rFonts w:ascii="Times New Roman" w:cs="Times New Roman" w:eastAsia="Times New Roman" w:hAnsi="Times New Roman"/>
          <w:b w:val="false"/>
          <w:bCs w:val="false"/>
          <w:i w:val="false"/>
          <w:iCs w:val="false"/>
        </w:rPr>
        <w:t xml:space="preserve"> = 50 mm/h, γ</w:t>
      </w:r>
      <w:r>
        <w:rPr>
          <w:rFonts w:ascii="Times New Roman" w:cs="Times New Roman" w:eastAsia="Times New Roman" w:hAnsi="Times New Roman"/>
          <w:b w:val="false"/>
          <w:bCs w:val="false"/>
          <w:i w:val="false"/>
          <w:iCs w:val="false"/>
          <w:vertAlign w:val="subscript"/>
        </w:rPr>
        <w:t xml:space="preserve">r</w:t>
      </w:r>
      <w:r>
        <w:rPr>
          <w:rFonts w:ascii="Times New Roman" w:cs="Times New Roman" w:eastAsia="Times New Roman" w:hAnsi="Times New Roman"/>
          <w:b w:val="false"/>
          <w:bCs w:val="false"/>
          <w:i w:val="false"/>
          <w:iCs w:val="false"/>
        </w:rPr>
        <w:t xml:space="preserve"> is 3.33 dB/km for horizontal and 2.74 dB/km for vertical polarization on a horizontal path, and 3.00 dB/km for either polarization at an elevation of 90°, i.e. a difference of about 20%.</w:t>
      </w:r>
    </w:p>
    <w:p>
      <w:pPr>
        <w:pStyle w:val="Heading2"/>
      </w:pPr>
      <w:r>
        <w:rPr>
          <w:rFonts w:ascii="Times New Roman" w:cs="Times New Roman" w:eastAsia="Times New Roman" w:hAnsi="Times New Roman"/>
        </w:rPr>
        <w:t xml:space="preserve">2.5	Conditions of applicability</w:t>
      </w:r>
    </w:p>
    <w:p>
      <w:pPr>
        <w:spacing w:after="0" w:before="120"/>
        <w:jc w:val="both"/>
      </w:pPr>
      <w:r>
        <w:rPr>
          <w:rFonts w:ascii="Times New Roman" w:cs="Times New Roman" w:eastAsia="Times New Roman" w:hAnsi="Times New Roman"/>
          <w:b w:val="false"/>
          <w:bCs w:val="false"/>
          <w:i w:val="false"/>
          <w:iCs w:val="false"/>
        </w:rPr>
        <w:t xml:space="preserve">Attachment F states that “this test should not be used if the horizontal extent of the common volume exceeds 6 600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rain</w:t>
      </w:r>
      <w:r>
        <w:rPr>
          <w:rFonts w:ascii="Times New Roman" w:cs="Times New Roman" w:eastAsia="Times New Roman" w:hAnsi="Times New Roman"/>
          <w:b w:val="false"/>
          <w:bCs w:val="false"/>
          <w:i w:val="false"/>
          <w:iCs w:val="false"/>
          <w:vertAlign w:val="superscript"/>
        </w:rPr>
        <w:t xml:space="preserve">−0.08</w:t>
      </w:r>
      <w:r>
        <w:rPr>
          <w:rFonts w:ascii="Times New Roman" w:cs="Times New Roman" w:eastAsia="Times New Roman" w:hAnsi="Times New Roman"/>
          <w:b w:val="false"/>
          <w:bCs w:val="false"/>
          <w:i w:val="false"/>
          <w:iCs w:val="false"/>
        </w:rPr>
        <w:t xml:space="preserve"> metres” and that “the test is considered reliable for 10 ≤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 90 degrees”. The horizontal extent of the common volume is not defined, and neither statement says how to proceed when the condition is not met. It is suggested to define the horizontal extent of the common volume (for instance in terms of the cylinder lengths and the elevation angles of the beam axes) and to state that a full precipitation-scatter calculation should be conducted when the test is not applicable.</w:t>
      </w:r>
    </w:p>
    <w:p>
      <w:pPr>
        <w:pStyle w:val="Heading1"/>
      </w:pPr>
      <w:r>
        <w:rPr>
          <w:rFonts w:ascii="Times New Roman" w:cs="Times New Roman" w:eastAsia="Times New Roman" w:hAnsi="Times New Roman"/>
        </w:rPr>
        <w:t xml:space="preserve">3	Proposal</w:t>
      </w:r>
    </w:p>
    <w:p>
      <w:pPr>
        <w:spacing w:after="0" w:before="120"/>
        <w:jc w:val="both"/>
      </w:pPr>
      <w:r>
        <w:rPr>
          <w:rFonts w:ascii="Times New Roman" w:cs="Times New Roman" w:eastAsia="Times New Roman" w:hAnsi="Times New Roman"/>
          <w:b w:val="false"/>
          <w:bCs w:val="false"/>
          <w:i w:val="false"/>
          <w:iCs w:val="false"/>
        </w:rPr>
        <w:t xml:space="preserve">WP 3M is invited to:</w:t>
      </w:r>
    </w:p>
    <w:p>
      <w:pPr>
        <w:pStyle w:val="ListParagraph"/>
        <w:numPr>
          <w:ilvl w:val="0"/>
          <w:numId w:val="2"/>
        </w:numPr>
        <w:spacing w:after="0" w:before="80"/>
        <w:jc w:val="both"/>
      </w:pPr>
      <w:r>
        <w:rPr>
          <w:rFonts w:ascii="Times New Roman" w:cs="Times New Roman" w:eastAsia="Times New Roman" w:hAnsi="Times New Roman"/>
          <w:b w:val="false"/>
          <w:bCs w:val="false"/>
          <w:i w:val="false"/>
          <w:iCs w:val="false"/>
        </w:rPr>
        <w:t xml:space="preserve">correct equation (60b) as described in § 2.1;</w:t>
      </w:r>
    </w:p>
    <w:p>
      <w:pPr>
        <w:pStyle w:val="ListParagraph"/>
        <w:numPr>
          <w:ilvl w:val="0"/>
          <w:numId w:val="2"/>
        </w:numPr>
        <w:spacing w:after="0" w:before="80"/>
        <w:jc w:val="both"/>
      </w:pPr>
      <w:r>
        <w:rPr>
          <w:rFonts w:ascii="Times New Roman" w:cs="Times New Roman" w:eastAsia="Times New Roman" w:hAnsi="Times New Roman"/>
          <w:b w:val="false"/>
          <w:bCs w:val="false"/>
          <w:i w:val="false"/>
          <w:iCs w:val="false"/>
        </w:rPr>
        <w:t xml:space="preserve">consider the clarifications described in §§ 2.2 to 2.5; and</w:t>
      </w:r>
    </w:p>
    <w:p>
      <w:pPr>
        <w:pStyle w:val="ListParagraph"/>
        <w:numPr>
          <w:ilvl w:val="0"/>
          <w:numId w:val="2"/>
        </w:numPr>
        <w:spacing w:after="0" w:before="80"/>
        <w:jc w:val="both"/>
      </w:pPr>
      <w:r>
        <w:rPr>
          <w:rFonts w:ascii="Times New Roman" w:cs="Times New Roman" w:eastAsia="Times New Roman" w:hAnsi="Times New Roman"/>
          <w:b w:val="false"/>
          <w:bCs w:val="false"/>
          <w:i w:val="false"/>
          <w:iCs w:val="false"/>
        </w:rPr>
        <w:t xml:space="preserve">revise Attachment F to Annex 1 of Recommendation ITU-R P.619-6 accordingly, taking into account the proposed modifications in the Annex to this contribution.</w:t>
      </w:r>
    </w:p>
    <w:p>
      <w:pPr>
        <w:pStyle w:val="Heading1"/>
      </w:pPr>
      <w:r>
        <w:rPr>
          <w:rFonts w:ascii="Times New Roman" w:cs="Times New Roman" w:eastAsia="Times New Roman" w:hAnsi="Times New Roman"/>
        </w:rPr>
        <w:t xml:space="preserve">4	Implementation and validation</w:t>
      </w:r>
    </w:p>
    <w:p>
      <w:pPr>
        <w:spacing w:after="0" w:before="120"/>
        <w:jc w:val="both"/>
      </w:pPr>
      <w:r>
        <w:rPr>
          <w:rFonts w:ascii="Times New Roman" w:cs="Times New Roman" w:eastAsia="Times New Roman" w:hAnsi="Times New Roman"/>
          <w:b w:val="false"/>
          <w:bCs w:val="false"/>
          <w:i w:val="false"/>
          <w:iCs w:val="false"/>
        </w:rPr>
        <w:t xml:space="preserve">An open-source MATLAB/Octave implementation of Recommendation ITU-R P.619, together with implementation-independent validation vectors and an independent reference implementation, is available at </w:t>
      </w:r>
      <w:hyperlink w:history="1" r:id="rIdwqk3xflgwklitc21weyqk">
        <w:r>
          <w:rPr>
            <w:rStyle w:val="Hyperlink"/>
            <w:rFonts w:ascii="Times New Roman" w:cs="Times New Roman" w:eastAsia="Times New Roman" w:hAnsi="Times New Roman"/>
          </w:rPr>
          <w:t xml:space="preserve">https://github.com/eeveetza/p619</w:t>
        </w:r>
      </w:hyperlink>
      <w:r>
        <w:rPr>
          <w:rFonts w:ascii="Times New Roman" w:cs="Times New Roman" w:eastAsia="Times New Roman" w:hAnsi="Times New Roman"/>
          <w:b w:val="false"/>
          <w:bCs w:val="false"/>
          <w:i w:val="false"/>
          <w:iCs w:val="false"/>
        </w:rPr>
        <w:t xml:space="preserve">. The implementation and the validation vectors for Attachment F use equation (60b) with the division and include pairs of equal-beam cases that test the consistency described in § 2.1. They can be used to check other implementations of the Recommendation.</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i w:val="false"/>
                <w:iCs w:val="false"/>
              </w:rPr>
              <w:t xml:space="preserve">Contact:</w:t>
            </w:r>
          </w:p>
        </w:tc>
        <w:tc>
          <w:tcPr>
            <w:tcW w:type="dxa" w:w="8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i w:val="false"/>
                <w:iCs w:val="false"/>
              </w:rPr>
              <w:t xml:space="preserve">Ivica Stevanovic, Federal Office of Communications (OFCOM), Switzerland</w:t>
            </w:r>
          </w:p>
          <w:p>
            <w:r>
              <w:rPr>
                <w:rFonts w:ascii="Times New Roman" w:cs="Times New Roman" w:eastAsia="Times New Roman" w:hAnsi="Times New Roman"/>
                <w:b w:val="false"/>
                <w:bCs w:val="false"/>
                <w:i w:val="false"/>
                <w:iCs w:val="false"/>
              </w:rPr>
              <w:t xml:space="preserve">E-mail: </w:t>
            </w:r>
            <w:r>
              <w:rPr>
                <w:rFonts w:ascii="Times New Roman" w:cs="Times New Roman" w:eastAsia="Times New Roman" w:hAnsi="Times New Roman"/>
                <w:b w:val="false"/>
                <w:bCs w:val="false"/>
                <w:i w:val="false"/>
                <w:iCs w:val="false"/>
                <w:highlight w:val="yellow"/>
              </w:rPr>
              <w:t xml:space="preserve">[e-mail address]</w:t>
            </w:r>
          </w:p>
        </w:tc>
      </w:tr>
    </w:tbl>
    <w:p>
      <w:pPr>
        <w:pageBreakBefore/>
        <w:spacing w:after="120" w:before="0"/>
        <w:jc w:val="center"/>
      </w:pPr>
      <w:r>
        <w:rPr>
          <w:rFonts w:ascii="Times New Roman" w:cs="Times New Roman" w:eastAsia="Times New Roman" w:hAnsi="Times New Roman"/>
          <w:b/>
          <w:bCs/>
        </w:rPr>
        <w:t xml:space="preserve">ANNEX</w:t>
      </w:r>
    </w:p>
    <w:p>
      <w:pPr>
        <w:spacing w:after="240" w:before="120"/>
        <w:jc w:val="center"/>
      </w:pPr>
      <w:r>
        <w:rPr>
          <w:rFonts w:ascii="Times New Roman" w:cs="Times New Roman" w:eastAsia="Times New Roman" w:hAnsi="Times New Roman"/>
          <w:b/>
          <w:bCs/>
        </w:rPr>
        <w:t xml:space="preserve">Proposed modifications to Attachment F to Annex 1 of Recommendation ITU-R P.619-6</w:t>
      </w:r>
    </w:p>
    <w:p>
      <w:pPr>
        <w:spacing w:after="0" w:before="120"/>
        <w:jc w:val="both"/>
      </w:pPr>
      <w:r>
        <w:rPr>
          <w:rFonts w:ascii="Times New Roman" w:cs="Times New Roman" w:eastAsia="Times New Roman" w:hAnsi="Times New Roman"/>
          <w:b w:val="false"/>
          <w:bCs w:val="false"/>
          <w:i/>
          <w:iCs/>
        </w:rPr>
        <w:t xml:space="preserve">Modifications are shown as tracked changes. Unchanged parts of the text are indicated by “*   *   *”.</w:t>
      </w:r>
    </w:p>
    <w:p>
      <w:pPr>
        <w:spacing w:after="0" w:before="360"/>
        <w:jc w:val="center"/>
      </w:pPr>
      <w:r>
        <w:rPr>
          <w:rFonts w:ascii="Times New Roman" w:cs="Times New Roman" w:eastAsia="Times New Roman" w:hAnsi="Times New Roman"/>
          <w:b/>
          <w:bCs/>
        </w:rPr>
        <w:t xml:space="preserve">Attachment F</w:t>
      </w:r>
    </w:p>
    <w:p>
      <w:pPr>
        <w:spacing w:after="120" w:before="120"/>
        <w:jc w:val="center"/>
      </w:pPr>
      <w:r>
        <w:rPr>
          <w:rFonts w:ascii="Times New Roman" w:cs="Times New Roman" w:eastAsia="Times New Roman" w:hAnsi="Times New Roman"/>
          <w:b/>
          <w:bCs/>
        </w:rPr>
        <w:t xml:space="preserve">Test for whether precipitation-scatter calculation is necessary</w:t>
      </w:r>
    </w:p>
    <w:p>
      <w:pPr>
        <w:spacing w:after="0" w:before="120"/>
        <w:jc w:val="center"/>
      </w:pPr>
      <w:r>
        <w:rPr>
          <w:rFonts w:ascii="Times New Roman" w:cs="Times New Roman" w:eastAsia="Times New Roman" w:hAnsi="Times New Roman"/>
        </w:rPr>
        <w:t xml:space="preserve">*   *   *</w:t>
      </w:r>
    </w:p>
    <w:p>
      <w:pPr>
        <w:spacing w:after="0" w:before="120"/>
        <w:jc w:val="both"/>
      </w:pPr>
      <w:r>
        <w:rPr>
          <w:rFonts w:ascii="Times New Roman" w:cs="Times New Roman" w:eastAsia="Times New Roman" w:hAnsi="Times New Roman"/>
          <w:b w:val="false"/>
          <w:bCs w:val="false"/>
          <w:i w:val="false"/>
          <w:iCs w:val="false"/>
        </w:rPr>
        <w:t xml:space="preserve">This test should not be used if the horizontal extent of the common volume exceeds 6 600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rain</w:t>
      </w:r>
      <w:r>
        <w:rPr>
          <w:rFonts w:ascii="Times New Roman" w:cs="Times New Roman" w:eastAsia="Times New Roman" w:hAnsi="Times New Roman"/>
          <w:b w:val="false"/>
          <w:bCs w:val="false"/>
          <w:i w:val="false"/>
          <w:iCs w:val="false"/>
          <w:vertAlign w:val="superscript"/>
        </w:rPr>
        <w:t xml:space="preserve">−0.08</w:t>
      </w:r>
      <w:r>
        <w:rPr>
          <w:rFonts w:ascii="Times New Roman" w:cs="Times New Roman" w:eastAsia="Times New Roman" w:hAnsi="Times New Roman"/>
          <w:b w:val="false"/>
          <w:bCs w:val="false"/>
          <w:i w:val="false"/>
          <w:iCs w:val="false"/>
        </w:rPr>
        <w:t xml:space="preserve"> metres</w:t>
      </w:r>
      <w:ins w:id="1" w:author="Ivica Stevanovic" w:date="2026-10-09T00:00:00Z">
        <w:r>
          <w:rPr>
            <w:rFonts w:ascii="Times New Roman" w:cs="Times New Roman" w:eastAsia="Times New Roman" w:hAnsi="Times New Roman"/>
            <w:b w:val="false"/>
            <w:bCs w:val="false"/>
            <w:i w:val="false"/>
            <w:iCs w:val="false"/>
          </w:rPr>
          <w:t xml:space="preserve">, where the horizontal extent of the common volume is </w:t>
        </w:r>
      </w:ins>
      <w:ins w:id="2" w:author="Ivica Stevanovic" w:date="2026-10-09T00:00:00Z">
        <w:r>
          <w:rPr>
            <w:rFonts w:ascii="Times New Roman" w:cs="Times New Roman" w:eastAsia="Times New Roman" w:hAnsi="Times New Roman"/>
            <w:b w:val="false"/>
            <w:bCs w:val="false"/>
            <w:i w:val="false"/>
            <w:iCs w:val="false"/>
          </w:rPr>
          <w:t xml:space="preserve">[to be defined by WP 3M]</w:t>
        </w:r>
      </w:ins>
      <w:r>
        <w:rPr>
          <w:rFonts w:ascii="Times New Roman" w:cs="Times New Roman" w:eastAsia="Times New Roman" w:hAnsi="Times New Roman"/>
          <w:b w:val="false"/>
          <w:bCs w:val="false"/>
          <w:i w:val="false"/>
          <w:iCs w:val="false"/>
        </w:rPr>
        <w:t xml:space="preserve">.</w:t>
      </w:r>
      <w:ins w:id="3" w:author="Ivica Stevanovic" w:date="2026-10-09T00:00:00Z">
        <w:r>
          <w:rPr>
            <w:rFonts w:ascii="Times New Roman" w:cs="Times New Roman" w:eastAsia="Times New Roman" w:hAnsi="Times New Roman"/>
            <w:b w:val="false"/>
            <w:bCs w:val="false"/>
            <w:i w:val="false"/>
            <w:iCs w:val="false"/>
          </w:rPr>
          <w:t xml:space="preserve"> If this condition is not met, or if </w:t>
        </w:r>
      </w:ins>
      <w:ins w:id="4" w:author="Ivica Stevanovic" w:date="2026-10-09T00:00:00Z">
        <w:r>
          <w:rPr>
            <w:rFonts w:ascii="Times New Roman" w:cs="Times New Roman" w:eastAsia="Times New Roman" w:hAnsi="Times New Roman"/>
            <w:b w:val="false"/>
            <w:bCs w:val="false"/>
            <w:i/>
            <w:iCs/>
          </w:rPr>
          <w:t xml:space="preserve">θ</w:t>
        </w:r>
      </w:ins>
      <w:ins w:id="5" w:author="Ivica Stevanovic" w:date="2026-10-09T00:00:00Z">
        <w:r>
          <w:rPr>
            <w:rFonts w:ascii="Times New Roman" w:cs="Times New Roman" w:eastAsia="Times New Roman" w:hAnsi="Times New Roman"/>
            <w:b w:val="false"/>
            <w:bCs w:val="false"/>
            <w:i w:val="false"/>
            <w:iCs w:val="false"/>
          </w:rPr>
          <w:t xml:space="preserve"> is outside the range given below, the test is not applicable and a full precipitation-scatter calculation should be conducted.</w:t>
        </w:r>
      </w:ins>
    </w:p>
    <w:p>
      <w:pPr>
        <w:spacing w:after="0" w:before="120"/>
        <w:jc w:val="both"/>
      </w:pPr>
      <w:r>
        <w:rPr>
          <w:rFonts w:ascii="Times New Roman" w:cs="Times New Roman" w:eastAsia="Times New Roman" w:hAnsi="Times New Roman"/>
          <w:b w:val="false"/>
          <w:bCs w:val="false"/>
          <w:i w:val="false"/>
          <w:iCs w:val="false"/>
        </w:rPr>
        <w:t xml:space="preserve">The test is considered reliable for 10 ≤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 90 degrees.</w:t>
      </w:r>
    </w:p>
    <w:p>
      <w:pPr>
        <w:spacing w:after="0" w:before="120"/>
        <w:jc w:val="center"/>
      </w:pPr>
      <w:r>
        <w:rPr>
          <w:rFonts w:ascii="Times New Roman" w:cs="Times New Roman" w:eastAsia="Times New Roman" w:hAnsi="Times New Roman"/>
        </w:rPr>
        <w:t xml:space="preserve">*   *   *</w:t>
      </w:r>
    </w:p>
    <w:p>
      <w:pPr>
        <w:spacing w:after="0" w:before="120"/>
        <w:jc w:val="both"/>
      </w:pPr>
      <w:r>
        <w:rPr>
          <w:rFonts w:ascii="Times New Roman" w:cs="Times New Roman" w:eastAsia="Times New Roman" w:hAnsi="Times New Roman"/>
          <w:b w:val="false"/>
          <w:bCs w:val="false"/>
          <w:i/>
          <w:iCs/>
        </w:rPr>
        <w:t xml:space="preserve">Step 1</w:t>
      </w:r>
      <w:r>
        <w:rPr>
          <w:rFonts w:ascii="Times New Roman" w:cs="Times New Roman" w:eastAsia="Times New Roman" w:hAnsi="Times New Roman"/>
          <w:b w:val="false"/>
          <w:bCs w:val="false"/>
          <w:i w:val="false"/>
          <w:iCs w:val="false"/>
        </w:rPr>
        <w:t xml:space="preserve">: Calculate the cylinder lengths:</w:t>
      </w:r>
    </w:p>
    <w:p>
      <w:pPr>
        <w:tabs>
          <w:tab w:val="center" w:pos="4819"/>
          <w:tab w:val="right" w:pos="9638"/>
        </w:tabs>
        <w:spacing w:after="120" w:before="120"/>
      </w:pPr>
      <w:r>
        <w:rPr>
          <w:rFonts w:ascii="Times New Roman" w:cs="Times New Roman" w:eastAsia="Times New Roman" w:hAnsi="Times New Roman"/>
        </w:rPr>
        <w:t xml:space="preserve">	</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 2</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/sin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(m)</w:t>
      </w:r>
      <w:r>
        <w:rPr>
          <w:rFonts w:ascii="Times New Roman" w:cs="Times New Roman" w:eastAsia="Times New Roman" w:hAnsi="Times New Roman"/>
        </w:rPr>
        <w:t xml:space="preserve">	(60a)</w:t>
      </w:r>
    </w:p>
    <w:p>
      <w:pPr>
        <w:tabs>
          <w:tab w:val="center" w:pos="4819"/>
          <w:tab w:val="right" w:pos="9638"/>
        </w:tabs>
        <w:spacing w:after="120" w:before="120"/>
      </w:pPr>
      <w:r>
        <w:rPr>
          <w:rFonts w:ascii="Times New Roman" w:cs="Times New Roman" w:eastAsia="Times New Roman" w:hAnsi="Times New Roman"/>
        </w:rPr>
        <w:t xml:space="preserve">	</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2</w:t>
      </w:r>
      <w:r>
        <w:rPr>
          <w:rFonts w:ascii="Times New Roman" w:cs="Times New Roman" w:eastAsia="Times New Roman" w:hAnsi="Times New Roman"/>
          <w:b w:val="false"/>
          <w:bCs w:val="false"/>
          <w:i w:val="false"/>
          <w:iCs w:val="false"/>
        </w:rPr>
        <w:t xml:space="preserve"> = max(</w:t>
      </w:r>
      <w:r>
        <w:rPr>
          <w:rFonts w:ascii="Times New Roman" w:cs="Times New Roman" w:eastAsia="Times New Roman" w:hAnsi="Times New Roman"/>
          <w:b w:val="false"/>
          <w:bCs w:val="false"/>
          <w:i/>
          <w:iCs/>
        </w:rPr>
        <w:t xml:space="preserve">L</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cos </w:t>
      </w:r>
      <w:r>
        <w:rPr>
          <w:rFonts w:ascii="Times New Roman" w:cs="Times New Roman" w:eastAsia="Times New Roman" w:hAnsi="Times New Roman"/>
          <w:b w:val="false"/>
          <w:bCs w:val="false"/>
          <w:i/>
          <w:iCs/>
        </w:rPr>
        <w:t xml:space="preserve">θ</w:t>
      </w:r>
      <w:r>
        <w:rPr>
          <w:rFonts w:ascii="Times New Roman" w:cs="Times New Roman" w:eastAsia="Times New Roman" w:hAnsi="Times New Roman"/>
          <w:b w:val="false"/>
          <w:bCs w:val="false"/>
          <w:i w:val="false"/>
          <w:iCs w:val="false"/>
        </w:rPr>
        <w:t xml:space="preserve">, 2</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1</w:t>
      </w:r>
      <w:r>
        <w:rPr>
          <w:rFonts w:ascii="Times New Roman" w:cs="Times New Roman" w:eastAsia="Times New Roman" w:hAnsi="Times New Roman"/>
          <w:b w:val="false"/>
          <w:bCs w:val="false"/>
          <w:i w:val="false"/>
          <w:iCs w:val="false"/>
        </w:rPr>
        <w:t xml:space="preserve"> </w:t>
      </w:r>
      <w:del w:id="6" w:author="Ivica Stevanovic" w:date="2026-10-09T00:00:00Z">
        <w:r>
          <w:rPr>
            <w:rFonts w:ascii="Times New Roman" w:cs="Times New Roman" w:eastAsia="Times New Roman" w:hAnsi="Times New Roman"/>
            <w:b w:val="false"/>
            <w:bCs w:val="false"/>
            <w:i w:val="false"/>
            <w:iCs w:val="false"/>
          </w:rPr>
          <w:delText xml:space="preserve">sin </w:delText>
        </w:r>
      </w:del>
      <w:del w:id="7" w:author="Ivica Stevanovic" w:date="2026-10-09T00:00:00Z">
        <w:r>
          <w:rPr>
            <w:rFonts w:ascii="Times New Roman" w:cs="Times New Roman" w:eastAsia="Times New Roman" w:hAnsi="Times New Roman"/>
            <w:b w:val="false"/>
            <w:bCs w:val="false"/>
            <w:i/>
            <w:iCs/>
          </w:rPr>
          <w:delText xml:space="preserve">θ</w:delText>
        </w:r>
      </w:del>
      <w:ins w:id="8" w:author="Ivica Stevanovic" w:date="2026-10-09T00:00:00Z">
        <w:r>
          <w:rPr>
            <w:rFonts w:ascii="Times New Roman" w:cs="Times New Roman" w:eastAsia="Times New Roman" w:hAnsi="Times New Roman"/>
            <w:b w:val="false"/>
            <w:bCs w:val="false"/>
            <w:i w:val="false"/>
            <w:iCs w:val="false"/>
          </w:rPr>
          <w:t xml:space="preserve">/sin </w:t>
        </w:r>
      </w:ins>
      <w:ins w:id="9" w:author="Ivica Stevanovic" w:date="2026-10-09T00:00:00Z">
        <w:r>
          <w:rPr>
            <w:rFonts w:ascii="Times New Roman" w:cs="Times New Roman" w:eastAsia="Times New Roman" w:hAnsi="Times New Roman"/>
            <w:b w:val="false"/>
            <w:bCs w:val="false"/>
            <w:i/>
            <w:iCs/>
          </w:rPr>
          <w:t xml:space="preserve">θ</w:t>
        </w:r>
      </w:ins>
      <w:r>
        <w:rPr>
          <w:rFonts w:ascii="Times New Roman" w:cs="Times New Roman" w:eastAsia="Times New Roman" w:hAnsi="Times New Roman"/>
          <w:b w:val="false"/>
          <w:bCs w:val="false"/>
          <w:i w:val="false"/>
          <w:iCs w:val="false"/>
        </w:rPr>
        <w:t xml:space="preserve">)   (m)</w:t>
      </w:r>
      <w:r>
        <w:rPr>
          <w:rFonts w:ascii="Times New Roman" w:cs="Times New Roman" w:eastAsia="Times New Roman" w:hAnsi="Times New Roman"/>
        </w:rPr>
        <w:t xml:space="preserve">	(60b)</w:t>
      </w:r>
    </w:p>
    <w:p>
      <w:pPr>
        <w:spacing w:after="0" w:before="120"/>
        <w:jc w:val="both"/>
      </w:pPr>
      <w:r>
        <w:rPr>
          <w:rFonts w:ascii="Times New Roman" w:cs="Times New Roman" w:eastAsia="Times New Roman" w:hAnsi="Times New Roman"/>
          <w:b w:val="false"/>
          <w:bCs w:val="false"/>
          <w:i/>
          <w:iCs/>
        </w:rPr>
        <w:t xml:space="preserve">Step 2</w:t>
      </w:r>
      <w:r>
        <w:rPr>
          <w:rFonts w:ascii="Times New Roman" w:cs="Times New Roman" w:eastAsia="Times New Roman" w:hAnsi="Times New Roman"/>
          <w:b w:val="false"/>
          <w:bCs w:val="false"/>
          <w:i w:val="false"/>
          <w:iCs w:val="false"/>
        </w:rPr>
        <w:t xml:space="preserve">: Calculate the power-flux density </w:t>
      </w:r>
      <w:r>
        <w:rPr>
          <w:rFonts w:ascii="Times New Roman" w:cs="Times New Roman" w:eastAsia="Times New Roman" w:hAnsi="Times New Roman"/>
          <w:b w:val="false"/>
          <w:bCs w:val="false"/>
          <w:i/>
          <w:iCs/>
        </w:rPr>
        <w:t xml:space="preserve">S</w:t>
      </w:r>
      <w:r>
        <w:rPr>
          <w:rFonts w:ascii="Times New Roman" w:cs="Times New Roman" w:eastAsia="Times New Roman" w:hAnsi="Times New Roman"/>
          <w:b w:val="false"/>
          <w:bCs w:val="false"/>
          <w:i w:val="false"/>
          <w:iCs w:val="false"/>
        </w:rPr>
        <w:t xml:space="preserve"> in dB(W) incident upon the circular end of the cylinder representing the unwanted beam:</w:t>
      </w:r>
    </w:p>
    <w:p>
      <w:pPr>
        <w:tabs>
          <w:tab w:val="center" w:pos="4819"/>
          <w:tab w:val="right" w:pos="9638"/>
        </w:tabs>
        <w:spacing w:after="120" w:before="120"/>
      </w:pPr>
      <w:r>
        <w:rPr>
          <w:rFonts w:ascii="Times New Roman" w:cs="Times New Roman" w:eastAsia="Times New Roman" w:hAnsi="Times New Roman"/>
        </w:rPr>
        <w:t xml:space="preserve">	</w:t>
      </w:r>
      <w:r>
        <w:rPr>
          <w:rFonts w:ascii="Times New Roman" w:cs="Times New Roman" w:eastAsia="Times New Roman" w:hAnsi="Times New Roman"/>
          <w:b w:val="false"/>
          <w:bCs w:val="false"/>
          <w:i/>
          <w:iCs/>
        </w:rPr>
        <w:t xml:space="preserve">S</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eirp</w:t>
      </w:r>
      <w:r>
        <w:rPr>
          <w:rFonts w:ascii="Times New Roman" w:cs="Times New Roman" w:eastAsia="Times New Roman" w:hAnsi="Times New Roman"/>
          <w:b w:val="false"/>
          <w:bCs w:val="false"/>
          <w:i w:val="false"/>
          <w:iCs w:val="false"/>
        </w:rPr>
        <w:t xml:space="preserve"> − 20 log(</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tx</w:t>
      </w:r>
      <w:r>
        <w:rPr>
          <w:rFonts w:ascii="Times New Roman" w:cs="Times New Roman" w:eastAsia="Times New Roman" w:hAnsi="Times New Roman"/>
          <w:b w:val="false"/>
          <w:bCs w:val="false"/>
          <w:i w:val="false"/>
          <w:iCs w:val="false"/>
        </w:rPr>
        <w:t xml:space="preserve">) − </w:t>
      </w:r>
      <w:del w:id="10" w:author="Ivica Stevanovic" w:date="2026-10-09T00:00:00Z">
        <w:r>
          <w:rPr>
            <w:rFonts w:ascii="Times New Roman" w:cs="Times New Roman" w:eastAsia="Times New Roman" w:hAnsi="Times New Roman"/>
            <w:b w:val="false"/>
            <w:bCs w:val="false"/>
            <w:i w:val="false"/>
            <w:iCs w:val="false"/>
          </w:rPr>
          <w:delText xml:space="preserve">γ</w:delText>
        </w:r>
      </w:del>
      <w:del w:id="11" w:author="Ivica Stevanovic" w:date="2026-10-09T00:00:00Z">
        <w:r>
          <w:rPr>
            <w:rFonts w:ascii="Times New Roman" w:cs="Times New Roman" w:eastAsia="Times New Roman" w:hAnsi="Times New Roman"/>
            <w:b w:val="false"/>
            <w:bCs w:val="false"/>
            <w:i w:val="false"/>
            <w:iCs w:val="false"/>
            <w:vertAlign w:val="subscript"/>
          </w:rPr>
          <w:delText xml:space="preserve">g</w:delText>
        </w:r>
      </w:del>
      <w:del w:id="12" w:author="Ivica Stevanovic" w:date="2026-10-09T00:00:00Z">
        <w:r>
          <w:rPr>
            <w:rFonts w:ascii="Times New Roman" w:cs="Times New Roman" w:eastAsia="Times New Roman" w:hAnsi="Times New Roman"/>
            <w:b w:val="false"/>
            <w:bCs w:val="false"/>
            <w:i w:val="false"/>
            <w:iCs w:val="false"/>
          </w:rPr>
          <w:delText xml:space="preserve"> </w:delText>
        </w:r>
      </w:del>
      <w:del w:id="13" w:author="Ivica Stevanovic" w:date="2026-10-09T00:00:00Z">
        <w:r>
          <w:rPr>
            <w:rFonts w:ascii="Times New Roman" w:cs="Times New Roman" w:eastAsia="Times New Roman" w:hAnsi="Times New Roman"/>
            <w:b w:val="false"/>
            <w:bCs w:val="false"/>
            <w:i/>
            <w:iCs/>
          </w:rPr>
          <w:delText xml:space="preserve">d</w:delText>
        </w:r>
      </w:del>
      <w:del w:id="14" w:author="Ivica Stevanovic" w:date="2026-10-09T00:00:00Z">
        <w:r>
          <w:rPr>
            <w:rFonts w:ascii="Times New Roman" w:cs="Times New Roman" w:eastAsia="Times New Roman" w:hAnsi="Times New Roman"/>
            <w:b w:val="false"/>
            <w:bCs w:val="false"/>
            <w:i w:val="false"/>
            <w:iCs w:val="false"/>
            <w:vertAlign w:val="subscript"/>
          </w:rPr>
          <w:delText xml:space="preserve">tx</w:delText>
        </w:r>
      </w:del>
      <w:ins w:id="15" w:author="Ivica Stevanovic" w:date="2026-10-09T00:00:00Z">
        <w:r>
          <w:rPr>
            <w:rFonts w:ascii="Times New Roman" w:cs="Times New Roman" w:eastAsia="Times New Roman" w:hAnsi="Times New Roman"/>
            <w:b w:val="false"/>
            <w:bCs w:val="false"/>
            <w:i/>
            <w:iCs/>
          </w:rPr>
          <w:t xml:space="preserve">A</w:t>
        </w:r>
      </w:ins>
      <w:ins w:id="16" w:author="Ivica Stevanovic" w:date="2026-10-09T00:00:00Z">
        <w:r>
          <w:rPr>
            <w:rFonts w:ascii="Times New Roman" w:cs="Times New Roman" w:eastAsia="Times New Roman" w:hAnsi="Times New Roman"/>
            <w:b w:val="false"/>
            <w:bCs w:val="false"/>
            <w:i w:val="false"/>
            <w:iCs w:val="false"/>
            <w:vertAlign w:val="subscript"/>
          </w:rPr>
          <w:t xml:space="preserve">g,tx</w:t>
        </w:r>
      </w:ins>
      <w:r>
        <w:rPr>
          <w:rFonts w:ascii="Times New Roman" w:cs="Times New Roman" w:eastAsia="Times New Roman" w:hAnsi="Times New Roman"/>
          <w:b w:val="false"/>
          <w:bCs w:val="false"/>
          <w:i w:val="false"/>
          <w:iCs w:val="false"/>
        </w:rPr>
        <w:t xml:space="preserve"> − 71.0   dB(W/m</w:t>
      </w:r>
      <w:r>
        <w:rPr>
          <w:rFonts w:ascii="Times New Roman" w:cs="Times New Roman" w:eastAsia="Times New Roman" w:hAnsi="Times New Roman"/>
          <w:b w:val="false"/>
          <w:bCs w:val="false"/>
          <w:i w:val="false"/>
          <w:iCs w:val="false"/>
          <w:vertAlign w:val="superscript"/>
        </w:rPr>
        <w:t xml:space="preserve">2</w:t>
      </w:r>
      <w:r>
        <w:rPr>
          <w:rFonts w:ascii="Times New Roman" w:cs="Times New Roman" w:eastAsia="Times New Roman" w:hAnsi="Times New Roman"/>
          <w:b w:val="false"/>
          <w:bCs w:val="false"/>
          <w:i w:val="false"/>
          <w:iCs w:val="false"/>
        </w:rPr>
        <w:t xml:space="preserve">)</w:t>
      </w:r>
      <w:r>
        <w:rPr>
          <w:rFonts w:ascii="Times New Roman" w:cs="Times New Roman" w:eastAsia="Times New Roman" w:hAnsi="Times New Roman"/>
        </w:rPr>
        <w:t xml:space="preserve">	(61)</w:t>
      </w:r>
    </w:p>
    <w:p>
      <w:pPr>
        <w:keepNext/>
        <w:spacing w:after="0" w:before="120"/>
        <w:jc w:val="left"/>
      </w:pPr>
      <w:r>
        <w:rPr>
          <w:rFonts w:ascii="Times New Roman" w:cs="Times New Roman" w:eastAsia="Times New Roman" w:hAnsi="Times New Roman"/>
          <w:b w:val="false"/>
          <w:bCs w:val="false"/>
          <w:i w:val="false"/>
          <w:iCs w:val="false"/>
        </w:rPr>
        <w:t xml:space="preserve">where:</w:t>
      </w:r>
    </w:p>
    <w:p>
      <w:pPr>
        <w:tabs>
          <w:tab w:val="left" w:pos="1134"/>
        </w:tabs>
        <w:spacing w:after="0" w:before="60"/>
        <w:ind w:left="1134" w:hanging="1134"/>
      </w:pP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eirp</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val="false"/>
          <w:iCs w:val="false"/>
        </w:rPr>
        <w:t xml:space="preserve">e.i.r.p. of the unwanted transmitter in dB(W)</w:t>
      </w:r>
    </w:p>
    <w:p>
      <w:pPr>
        <w:tabs>
          <w:tab w:val="left" w:pos="1134"/>
        </w:tabs>
        <w:spacing w:after="0" w:before="60"/>
        <w:ind w:left="1134" w:hanging="1134"/>
      </w:pP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tx</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val="false"/>
          <w:iCs w:val="false"/>
        </w:rPr>
        <w:t xml:space="preserve">distance from the unwanted transmitter to the common volume in km</w:t>
      </w:r>
    </w:p>
    <w:p>
      <w:pPr>
        <w:tabs>
          <w:tab w:val="left" w:pos="1134"/>
        </w:tabs>
        <w:spacing w:after="0" w:before="60"/>
        <w:ind w:left="1134" w:hanging="1134"/>
      </w:pPr>
      <w:r>
        <w:rPr>
          <w:rFonts w:ascii="Times New Roman" w:cs="Times New Roman" w:eastAsia="Times New Roman" w:hAnsi="Times New Roman"/>
          <w:b w:val="false"/>
          <w:bCs w:val="false"/>
          <w:i w:val="false"/>
          <w:iCs w:val="false"/>
        </w:rPr>
        <w:t xml:space="preserve">γ</w:t>
      </w:r>
      <w:r>
        <w:rPr>
          <w:rFonts w:ascii="Times New Roman" w:cs="Times New Roman" w:eastAsia="Times New Roman" w:hAnsi="Times New Roman"/>
          <w:b w:val="false"/>
          <w:bCs w:val="false"/>
          <w:i w:val="false"/>
          <w:iCs w:val="false"/>
          <w:vertAlign w:val="subscript"/>
        </w:rPr>
        <w:t xml:space="preserve">g</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val="false"/>
          <w:iCs w:val="false"/>
        </w:rPr>
        <w:t xml:space="preserve">specific attenuation due to atmospheric gasses in dB/km</w:t>
      </w:r>
    </w:p>
    <w:p>
      <w:pPr>
        <w:tabs>
          <w:tab w:val="left" w:pos="1134"/>
        </w:tabs>
        <w:spacing w:after="0" w:before="60"/>
        <w:ind w:left="1134" w:hanging="1134"/>
      </w:pPr>
      <w:ins w:id="17" w:author="Ivica Stevanovic" w:date="2026-10-09T00:00:00Z">
        <w:r>
          <w:rPr>
            <w:rFonts w:ascii="Times New Roman" w:cs="Times New Roman" w:eastAsia="Times New Roman" w:hAnsi="Times New Roman"/>
            <w:b w:val="false"/>
            <w:bCs w:val="false"/>
            <w:i/>
            <w:iCs/>
          </w:rPr>
          <w:t xml:space="preserve">A</w:t>
        </w:r>
      </w:ins>
      <w:ins w:id="18" w:author="Ivica Stevanovic" w:date="2026-10-09T00:00:00Z">
        <w:r>
          <w:rPr>
            <w:rFonts w:ascii="Times New Roman" w:cs="Times New Roman" w:eastAsia="Times New Roman" w:hAnsi="Times New Roman"/>
            <w:b w:val="false"/>
            <w:bCs w:val="false"/>
            <w:i w:val="false"/>
            <w:iCs w:val="false"/>
            <w:vertAlign w:val="subscript"/>
          </w:rPr>
          <w:t xml:space="preserve">g,tx</w:t>
        </w:r>
      </w:ins>
      <w:ins w:id="19" w:author="Ivica Stevanovic" w:date="2026-10-09T00:00:00Z">
        <w:r>
          <w:rPr>
            <w:rFonts w:ascii="Times New Roman" w:cs="Times New Roman" w:eastAsia="Times New Roman" w:hAnsi="Times New Roman"/>
            <w:b w:val="false"/>
            <w:bCs w:val="false"/>
            <w:i w:val="false"/>
            <w:iCs w:val="false"/>
          </w:rPr>
          <w:t xml:space="preserve">:	</w:t>
        </w:r>
      </w:ins>
      <w:ins w:id="20" w:author="Ivica Stevanovic" w:date="2026-10-09T00:00:00Z">
        <w:r>
          <w:rPr>
            <w:rFonts w:ascii="Times New Roman" w:cs="Times New Roman" w:eastAsia="Times New Roman" w:hAnsi="Times New Roman"/>
            <w:b w:val="false"/>
            <w:bCs w:val="false"/>
            <w:i w:val="false"/>
            <w:iCs w:val="false"/>
          </w:rPr>
          <w:t xml:space="preserve">attenuation due to atmospheric gases in dB along the path between the unwanted transmitter and the common volume. For a terrestrial transmitter, </w:t>
        </w:r>
      </w:ins>
      <w:ins w:id="21" w:author="Ivica Stevanovic" w:date="2026-10-09T00:00:00Z">
        <w:r>
          <w:rPr>
            <w:rFonts w:ascii="Times New Roman" w:cs="Times New Roman" w:eastAsia="Times New Roman" w:hAnsi="Times New Roman"/>
            <w:b w:val="false"/>
            <w:bCs w:val="false"/>
            <w:i/>
            <w:iCs/>
          </w:rPr>
          <w:t xml:space="preserve">A</w:t>
        </w:r>
      </w:ins>
      <w:ins w:id="22" w:author="Ivica Stevanovic" w:date="2026-10-09T00:00:00Z">
        <w:r>
          <w:rPr>
            <w:rFonts w:ascii="Times New Roman" w:cs="Times New Roman" w:eastAsia="Times New Roman" w:hAnsi="Times New Roman"/>
            <w:b w:val="false"/>
            <w:bCs w:val="false"/>
            <w:i w:val="false"/>
            <w:iCs w:val="false"/>
            <w:vertAlign w:val="subscript"/>
          </w:rPr>
          <w:t xml:space="preserve">g,tx</w:t>
        </w:r>
      </w:ins>
      <w:ins w:id="23" w:author="Ivica Stevanovic" w:date="2026-10-09T00:00:00Z">
        <w:r>
          <w:rPr>
            <w:rFonts w:ascii="Times New Roman" w:cs="Times New Roman" w:eastAsia="Times New Roman" w:hAnsi="Times New Roman"/>
            <w:b w:val="false"/>
            <w:bCs w:val="false"/>
            <w:i w:val="false"/>
            <w:iCs w:val="false"/>
          </w:rPr>
          <w:t xml:space="preserve"> = γ</w:t>
        </w:r>
      </w:ins>
      <w:ins w:id="24" w:author="Ivica Stevanovic" w:date="2026-10-09T00:00:00Z">
        <w:r>
          <w:rPr>
            <w:rFonts w:ascii="Times New Roman" w:cs="Times New Roman" w:eastAsia="Times New Roman" w:hAnsi="Times New Roman"/>
            <w:b w:val="false"/>
            <w:bCs w:val="false"/>
            <w:i w:val="false"/>
            <w:iCs w:val="false"/>
            <w:vertAlign w:val="subscript"/>
          </w:rPr>
          <w:t xml:space="preserve">g</w:t>
        </w:r>
      </w:ins>
      <w:ins w:id="25" w:author="Ivica Stevanovic" w:date="2026-10-09T00:00:00Z">
        <w:r>
          <w:rPr>
            <w:rFonts w:ascii="Times New Roman" w:cs="Times New Roman" w:eastAsia="Times New Roman" w:hAnsi="Times New Roman"/>
            <w:b w:val="false"/>
            <w:bCs w:val="false"/>
            <w:i w:val="false"/>
            <w:iCs w:val="false"/>
          </w:rPr>
          <w:t xml:space="preserve"> </w:t>
        </w:r>
      </w:ins>
      <w:ins w:id="26" w:author="Ivica Stevanovic" w:date="2026-10-09T00:00:00Z">
        <w:r>
          <w:rPr>
            <w:rFonts w:ascii="Times New Roman" w:cs="Times New Roman" w:eastAsia="Times New Roman" w:hAnsi="Times New Roman"/>
            <w:b w:val="false"/>
            <w:bCs w:val="false"/>
            <w:i/>
            <w:iCs/>
          </w:rPr>
          <w:t xml:space="preserve">d</w:t>
        </w:r>
      </w:ins>
      <w:ins w:id="27" w:author="Ivica Stevanovic" w:date="2026-10-09T00:00:00Z">
        <w:r>
          <w:rPr>
            <w:rFonts w:ascii="Times New Roman" w:cs="Times New Roman" w:eastAsia="Times New Roman" w:hAnsi="Times New Roman"/>
            <w:b w:val="false"/>
            <w:bCs w:val="false"/>
            <w:i w:val="false"/>
            <w:iCs w:val="false"/>
            <w:vertAlign w:val="subscript"/>
          </w:rPr>
          <w:t xml:space="preserve">tx</w:t>
        </w:r>
      </w:ins>
      <w:ins w:id="28" w:author="Ivica Stevanovic" w:date="2026-10-09T00:00:00Z">
        <w:r>
          <w:rPr>
            <w:rFonts w:ascii="Times New Roman" w:cs="Times New Roman" w:eastAsia="Times New Roman" w:hAnsi="Times New Roman"/>
            <w:b w:val="false"/>
            <w:bCs w:val="false"/>
            <w:i w:val="false"/>
            <w:iCs w:val="false"/>
          </w:rPr>
          <w:t xml:space="preserve">. For a space station, </w:t>
        </w:r>
      </w:ins>
      <w:ins w:id="29" w:author="Ivica Stevanovic" w:date="2026-10-09T00:00:00Z">
        <w:r>
          <w:rPr>
            <w:rFonts w:ascii="Times New Roman" w:cs="Times New Roman" w:eastAsia="Times New Roman" w:hAnsi="Times New Roman"/>
            <w:b w:val="false"/>
            <w:bCs w:val="false"/>
            <w:i/>
            <w:iCs/>
          </w:rPr>
          <w:t xml:space="preserve">A</w:t>
        </w:r>
      </w:ins>
      <w:ins w:id="30" w:author="Ivica Stevanovic" w:date="2026-10-09T00:00:00Z">
        <w:r>
          <w:rPr>
            <w:rFonts w:ascii="Times New Roman" w:cs="Times New Roman" w:eastAsia="Times New Roman" w:hAnsi="Times New Roman"/>
            <w:b w:val="false"/>
            <w:bCs w:val="false"/>
            <w:i w:val="false"/>
            <w:iCs w:val="false"/>
            <w:vertAlign w:val="subscript"/>
          </w:rPr>
          <w:t xml:space="preserve">g,tx</w:t>
        </w:r>
      </w:ins>
      <w:ins w:id="31" w:author="Ivica Stevanovic" w:date="2026-10-09T00:00:00Z">
        <w:r>
          <w:rPr>
            <w:rFonts w:ascii="Times New Roman" w:cs="Times New Roman" w:eastAsia="Times New Roman" w:hAnsi="Times New Roman"/>
            <w:b w:val="false"/>
            <w:bCs w:val="false"/>
            <w:i w:val="false"/>
            <w:iCs w:val="false"/>
          </w:rPr>
          <w:t xml:space="preserve"> is calculated using Attachment C between the height of the common volume and the space station.</w:t>
        </w:r>
      </w:ins>
    </w:p>
    <w:p>
      <w:pPr>
        <w:spacing w:after="0" w:before="120"/>
        <w:jc w:val="center"/>
      </w:pPr>
      <w:r>
        <w:rPr>
          <w:rFonts w:ascii="Times New Roman" w:cs="Times New Roman" w:eastAsia="Times New Roman" w:hAnsi="Times New Roman"/>
        </w:rPr>
        <w:t xml:space="preserve">*   *   *</w:t>
      </w:r>
    </w:p>
    <w:p>
      <w:pPr>
        <w:spacing w:after="0" w:before="120"/>
        <w:jc w:val="both"/>
      </w:pPr>
      <w:r>
        <w:rPr>
          <w:rFonts w:ascii="Times New Roman" w:cs="Times New Roman" w:eastAsia="Times New Roman" w:hAnsi="Times New Roman"/>
          <w:b w:val="false"/>
          <w:bCs w:val="false"/>
          <w:i/>
          <w:iCs/>
        </w:rPr>
        <w:t xml:space="preserve">Step 4</w:t>
      </w:r>
      <w:r>
        <w:rPr>
          <w:rFonts w:ascii="Times New Roman" w:cs="Times New Roman" w:eastAsia="Times New Roman" w:hAnsi="Times New Roman"/>
          <w:b w:val="false"/>
          <w:bCs w:val="false"/>
          <w:i w:val="false"/>
          <w:iCs w:val="false"/>
        </w:rPr>
        <w:t xml:space="preserve">: Calculate the power leaving the other end of the cylinder representing the unwanted beam:</w:t>
      </w:r>
    </w:p>
    <w:p>
      <w:pPr>
        <w:spacing w:after="0" w:before="120"/>
        <w:jc w:val="center"/>
      </w:pPr>
      <w:r>
        <w:rPr>
          <w:rFonts w:ascii="Times New Roman" w:cs="Times New Roman" w:eastAsia="Times New Roman" w:hAnsi="Times New Roman"/>
        </w:rPr>
        <w:t xml:space="preserve">*   *   *</w:t>
      </w:r>
    </w:p>
    <w:p>
      <w:pPr>
        <w:tabs>
          <w:tab w:val="center" w:pos="4819"/>
          <w:tab w:val="right" w:pos="9638"/>
        </w:tabs>
        <w:spacing w:after="120" w:before="120"/>
      </w:pPr>
      <w:r>
        <w:rPr>
          <w:rFonts w:ascii="Times New Roman" w:cs="Times New Roman" w:eastAsia="Times New Roman" w:hAnsi="Times New Roman"/>
        </w:rPr>
        <w:t xml:space="preserve">	</w:t>
      </w:r>
      <w:r>
        <w:rPr>
          <w:rFonts w:ascii="Times New Roman" w:cs="Times New Roman" w:eastAsia="Times New Roman" w:hAnsi="Times New Roman"/>
          <w:b w:val="false"/>
          <w:bCs w:val="false"/>
          <w:i w:val="false"/>
          <w:iCs w:val="false"/>
        </w:rPr>
        <w:t xml:space="preserve">γ</w:t>
      </w:r>
      <w:r>
        <w:rPr>
          <w:rFonts w:ascii="Times New Roman" w:cs="Times New Roman" w:eastAsia="Times New Roman" w:hAnsi="Times New Roman"/>
          <w:b w:val="false"/>
          <w:bCs w:val="false"/>
          <w:i w:val="false"/>
          <w:iCs w:val="false"/>
          <w:vertAlign w:val="subscript"/>
        </w:rPr>
        <w:t xml:space="preserve">r</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k</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rain</w:t>
      </w:r>
      <w:r>
        <w:rPr>
          <w:rFonts w:ascii="Times New Roman" w:cs="Times New Roman" w:eastAsia="Times New Roman" w:hAnsi="Times New Roman"/>
          <w:b w:val="false"/>
          <w:bCs w:val="false"/>
          <w:i/>
          <w:iCs/>
          <w:vertAlign w:val="superscript"/>
        </w:rPr>
        <w:t xml:space="preserve">α</w:t>
      </w:r>
      <w:r>
        <w:rPr>
          <w:rFonts w:ascii="Times New Roman" w:cs="Times New Roman" w:eastAsia="Times New Roman" w:hAnsi="Times New Roman"/>
          <w:b w:val="false"/>
          <w:bCs w:val="false"/>
          <w:i w:val="false"/>
          <w:iCs w:val="false"/>
        </w:rPr>
        <w:t xml:space="preserve">   dB/km</w:t>
      </w:r>
      <w:r>
        <w:rPr>
          <w:rFonts w:ascii="Times New Roman" w:cs="Times New Roman" w:eastAsia="Times New Roman" w:hAnsi="Times New Roman"/>
        </w:rPr>
        <w:t xml:space="preserve">	(63c)</w:t>
      </w:r>
    </w:p>
    <w:p>
      <w:pPr>
        <w:keepNext/>
        <w:spacing w:after="0" w:before="120"/>
        <w:jc w:val="left"/>
      </w:pPr>
      <w:r>
        <w:rPr>
          <w:rFonts w:ascii="Times New Roman" w:cs="Times New Roman" w:eastAsia="Times New Roman" w:hAnsi="Times New Roman"/>
          <w:b w:val="false"/>
          <w:bCs w:val="false"/>
          <w:i w:val="false"/>
          <w:iCs w:val="false"/>
        </w:rPr>
        <w:t xml:space="preserve">where:</w:t>
      </w:r>
    </w:p>
    <w:p>
      <w:pPr>
        <w:tabs>
          <w:tab w:val="left" w:pos="1134"/>
        </w:tabs>
        <w:spacing w:after="0" w:before="60"/>
        <w:ind w:left="1134" w:hanging="1134"/>
      </w:pPr>
      <w:r>
        <w:rPr>
          <w:rFonts w:ascii="Times New Roman" w:cs="Times New Roman" w:eastAsia="Times New Roman" w:hAnsi="Times New Roman"/>
          <w:b w:val="false"/>
          <w:bCs w:val="false"/>
          <w:i/>
          <w:iCs/>
        </w:rPr>
        <w:t xml:space="preserve">R</w:t>
      </w:r>
      <w:r>
        <w:rPr>
          <w:rFonts w:ascii="Times New Roman" w:cs="Times New Roman" w:eastAsia="Times New Roman" w:hAnsi="Times New Roman"/>
          <w:b w:val="false"/>
          <w:bCs w:val="false"/>
          <w:i w:val="false"/>
          <w:iCs w:val="false"/>
          <w:vertAlign w:val="subscript"/>
        </w:rPr>
        <w:t xml:space="preserve">rain</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val="false"/>
          <w:iCs w:val="false"/>
        </w:rPr>
        <w:t xml:space="preserve">point rainfall rate in mm/h for a 1 minute integration time exceeded for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rPr>
        <w:t xml:space="preserve">% time</w:t>
      </w:r>
    </w:p>
    <w:p>
      <w:pPr>
        <w:tabs>
          <w:tab w:val="left" w:pos="1134"/>
        </w:tabs>
        <w:spacing w:after="0" w:before="60"/>
        <w:ind w:left="1134" w:hanging="1134"/>
      </w:pPr>
      <w:r>
        <w:rPr>
          <w:rFonts w:ascii="Times New Roman" w:cs="Times New Roman" w:eastAsia="Times New Roman" w:hAnsi="Times New Roman"/>
          <w:b w:val="false"/>
          <w:bCs w:val="false"/>
          <w:i/>
          <w:iCs/>
        </w:rPr>
        <w:t xml:space="preserve">k</w:t>
      </w:r>
      <w:r>
        <w:rPr>
          <w:rFonts w:ascii="Times New Roman" w:cs="Times New Roman" w:eastAsia="Times New Roman" w:hAnsi="Times New Roman"/>
          <w:b w:val="false"/>
          <w:bCs w:val="false"/>
          <w:i w:val="false"/>
          <w:iCs w:val="false"/>
        </w:rPr>
        <w:t xml:space="preserve"> and </w:t>
      </w:r>
      <w:r>
        <w:rPr>
          <w:rFonts w:ascii="Times New Roman" w:cs="Times New Roman" w:eastAsia="Times New Roman" w:hAnsi="Times New Roman"/>
          <w:b w:val="false"/>
          <w:bCs w:val="false"/>
          <w:i/>
          <w:iCs/>
        </w:rPr>
        <w:t xml:space="preserve">α</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val="false"/>
          <w:iCs w:val="false"/>
        </w:rPr>
        <w:t xml:space="preserve">regression coefficients given by Recommendation ITU-R P.838</w:t>
      </w:r>
      <w:ins w:id="32" w:author="Ivica Stevanovic" w:date="2026-10-09T00:00:00Z">
        <w:r>
          <w:rPr>
            <w:rFonts w:ascii="Times New Roman" w:cs="Times New Roman" w:eastAsia="Times New Roman" w:hAnsi="Times New Roman"/>
            <w:b w:val="false"/>
            <w:bCs w:val="false"/>
            <w:i w:val="false"/>
            <w:iCs w:val="false"/>
          </w:rPr>
          <w:t xml:space="preserve">, evaluated for the elevation angle of the axis of the unwanted beam and the polarization tilt angle of the unwanted transmission</w:t>
        </w:r>
      </w:ins>
      <w:r>
        <w:rPr>
          <w:rFonts w:ascii="Times New Roman" w:cs="Times New Roman" w:eastAsia="Times New Roman" w:hAnsi="Times New Roman"/>
          <w:b w:val="false"/>
          <w:bCs w:val="false"/>
          <w:i w:val="false"/>
          <w:iCs w:val="false"/>
        </w:rPr>
        <w:t xml:space="preserve">.</w:t>
      </w:r>
    </w:p>
    <w:p>
      <w:pPr>
        <w:spacing w:after="0" w:before="120"/>
        <w:jc w:val="center"/>
      </w:pPr>
      <w:r>
        <w:rPr>
          <w:rFonts w:ascii="Times New Roman" w:cs="Times New Roman" w:eastAsia="Times New Roman" w:hAnsi="Times New Roman"/>
        </w:rPr>
        <w:t xml:space="preserve">*   *   *</w:t>
      </w:r>
    </w:p>
    <w:p>
      <w:pPr>
        <w:spacing w:after="0" w:before="120"/>
        <w:jc w:val="both"/>
      </w:pPr>
      <w:r>
        <w:rPr>
          <w:rFonts w:ascii="Times New Roman" w:cs="Times New Roman" w:eastAsia="Times New Roman" w:hAnsi="Times New Roman"/>
          <w:b w:val="false"/>
          <w:bCs w:val="false"/>
          <w:i/>
          <w:iCs/>
        </w:rPr>
        <w:t xml:space="preserve">Step 8</w:t>
      </w:r>
      <w:r>
        <w:rPr>
          <w:rFonts w:ascii="Times New Roman" w:cs="Times New Roman" w:eastAsia="Times New Roman" w:hAnsi="Times New Roman"/>
          <w:b w:val="false"/>
          <w:bCs w:val="false"/>
          <w:i w:val="false"/>
          <w:iCs w:val="false"/>
        </w:rPr>
        <w:t xml:space="preserve">: Estimate the unwanted scattered power received by the interfered-with antenna using:</w:t>
      </w:r>
    </w:p>
    <w:p>
      <w:pPr>
        <w:tabs>
          <w:tab w:val="center" w:pos="4819"/>
          <w:tab w:val="right" w:pos="9638"/>
        </w:tabs>
        <w:spacing w:after="120" w:before="120"/>
      </w:pPr>
      <w:r>
        <w:rPr>
          <w:rFonts w:ascii="Times New Roman" w:cs="Times New Roman" w:eastAsia="Times New Roman" w:hAnsi="Times New Roman"/>
        </w:rPr>
        <w:t xml:space="preserve">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txs</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eirps</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F</w:t>
      </w:r>
      <w:r>
        <w:rPr>
          <w:rFonts w:ascii="Times New Roman" w:cs="Times New Roman" w:eastAsia="Times New Roman" w:hAnsi="Times New Roman"/>
          <w:b w:val="false"/>
          <w:bCs w:val="false"/>
          <w:i w:val="false"/>
          <w:iCs w:val="false"/>
          <w:vertAlign w:val="subscript"/>
        </w:rPr>
        <w:t xml:space="preserve">nis</w:t>
      </w:r>
      <w:ins w:id="33" w:author="Ivica Stevanovic" w:date="2026-10-09T00:00:00Z">
        <w:r>
          <w:rPr>
            <w:rFonts w:ascii="Times New Roman" w:cs="Times New Roman" w:eastAsia="Times New Roman" w:hAnsi="Times New Roman"/>
            <w:b w:val="false"/>
            <w:bCs w:val="false"/>
            <w:i w:val="false"/>
            <w:iCs w:val="false"/>
          </w:rPr>
          <w:t xml:space="preserve"> + </w:t>
        </w:r>
      </w:ins>
      <w:ins w:id="34" w:author="Ivica Stevanovic" w:date="2026-10-09T00:00:00Z">
        <w:r>
          <w:rPr>
            <w:rFonts w:ascii="Times New Roman" w:cs="Times New Roman" w:eastAsia="Times New Roman" w:hAnsi="Times New Roman"/>
            <w:b w:val="false"/>
            <w:bCs w:val="false"/>
            <w:i/>
            <w:iCs/>
          </w:rPr>
          <w:t xml:space="preserve">G</w:t>
        </w:r>
      </w:ins>
      <w:ins w:id="35" w:author="Ivica Stevanovic" w:date="2026-10-09T00:00:00Z">
        <w:r>
          <w:rPr>
            <w:rFonts w:ascii="Times New Roman" w:cs="Times New Roman" w:eastAsia="Times New Roman" w:hAnsi="Times New Roman"/>
            <w:b w:val="false"/>
            <w:bCs w:val="false"/>
            <w:i w:val="false"/>
            <w:iCs w:val="false"/>
            <w:vertAlign w:val="subscript"/>
          </w:rPr>
          <w:t xml:space="preserve">rx</w:t>
        </w:r>
      </w:ins>
      <w:r>
        <w:rPr>
          <w:rFonts w:ascii="Times New Roman" w:cs="Times New Roman" w:eastAsia="Times New Roman" w:hAnsi="Times New Roman"/>
          <w:b w:val="false"/>
          <w:bCs w:val="false"/>
          <w:i w:val="false"/>
          <w:iCs w:val="false"/>
        </w:rPr>
        <w:t xml:space="preserve"> − 20 log(</w:t>
      </w: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rx</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iCs/>
        </w:rPr>
        <w:t xml:space="preserve">f</w:t>
      </w:r>
      <w:r>
        <w:rPr>
          <w:rFonts w:ascii="Times New Roman" w:cs="Times New Roman" w:eastAsia="Times New Roman" w:hAnsi="Times New Roman"/>
          <w:b w:val="false"/>
          <w:bCs w:val="false"/>
          <w:i w:val="false"/>
          <w:iCs w:val="false"/>
        </w:rPr>
        <w:t xml:space="preserve">) − </w:t>
      </w:r>
      <w:del w:id="36" w:author="Ivica Stevanovic" w:date="2026-10-09T00:00:00Z">
        <w:r>
          <w:rPr>
            <w:rFonts w:ascii="Times New Roman" w:cs="Times New Roman" w:eastAsia="Times New Roman" w:hAnsi="Times New Roman"/>
            <w:b w:val="false"/>
            <w:bCs w:val="false"/>
            <w:i w:val="false"/>
            <w:iCs w:val="false"/>
          </w:rPr>
          <w:delText xml:space="preserve">γ</w:delText>
        </w:r>
      </w:del>
      <w:del w:id="37" w:author="Ivica Stevanovic" w:date="2026-10-09T00:00:00Z">
        <w:r>
          <w:rPr>
            <w:rFonts w:ascii="Times New Roman" w:cs="Times New Roman" w:eastAsia="Times New Roman" w:hAnsi="Times New Roman"/>
            <w:b w:val="false"/>
            <w:bCs w:val="false"/>
            <w:i w:val="false"/>
            <w:iCs w:val="false"/>
            <w:vertAlign w:val="subscript"/>
          </w:rPr>
          <w:delText xml:space="preserve">g</w:delText>
        </w:r>
      </w:del>
      <w:del w:id="38" w:author="Ivica Stevanovic" w:date="2026-10-09T00:00:00Z">
        <w:r>
          <w:rPr>
            <w:rFonts w:ascii="Times New Roman" w:cs="Times New Roman" w:eastAsia="Times New Roman" w:hAnsi="Times New Roman"/>
            <w:b w:val="false"/>
            <w:bCs w:val="false"/>
            <w:i w:val="false"/>
            <w:iCs w:val="false"/>
          </w:rPr>
          <w:delText xml:space="preserve"> </w:delText>
        </w:r>
      </w:del>
      <w:del w:id="39" w:author="Ivica Stevanovic" w:date="2026-10-09T00:00:00Z">
        <w:r>
          <w:rPr>
            <w:rFonts w:ascii="Times New Roman" w:cs="Times New Roman" w:eastAsia="Times New Roman" w:hAnsi="Times New Roman"/>
            <w:b w:val="false"/>
            <w:bCs w:val="false"/>
            <w:i/>
            <w:iCs/>
          </w:rPr>
          <w:delText xml:space="preserve">d</w:delText>
        </w:r>
      </w:del>
      <w:del w:id="40" w:author="Ivica Stevanovic" w:date="2026-10-09T00:00:00Z">
        <w:r>
          <w:rPr>
            <w:rFonts w:ascii="Times New Roman" w:cs="Times New Roman" w:eastAsia="Times New Roman" w:hAnsi="Times New Roman"/>
            <w:b w:val="false"/>
            <w:bCs w:val="false"/>
            <w:i w:val="false"/>
            <w:iCs w:val="false"/>
            <w:vertAlign w:val="subscript"/>
          </w:rPr>
          <w:delText xml:space="preserve">rx</w:delText>
        </w:r>
      </w:del>
      <w:ins w:id="41" w:author="Ivica Stevanovic" w:date="2026-10-09T00:00:00Z">
        <w:r>
          <w:rPr>
            <w:rFonts w:ascii="Times New Roman" w:cs="Times New Roman" w:eastAsia="Times New Roman" w:hAnsi="Times New Roman"/>
            <w:b w:val="false"/>
            <w:bCs w:val="false"/>
            <w:i/>
            <w:iCs/>
          </w:rPr>
          <w:t xml:space="preserve">A</w:t>
        </w:r>
      </w:ins>
      <w:ins w:id="42" w:author="Ivica Stevanovic" w:date="2026-10-09T00:00:00Z">
        <w:r>
          <w:rPr>
            <w:rFonts w:ascii="Times New Roman" w:cs="Times New Roman" w:eastAsia="Times New Roman" w:hAnsi="Times New Roman"/>
            <w:b w:val="false"/>
            <w:bCs w:val="false"/>
            <w:i w:val="false"/>
            <w:iCs w:val="false"/>
            <w:vertAlign w:val="subscript"/>
          </w:rPr>
          <w:t xml:space="preserve">g,rx</w:t>
        </w:r>
      </w:ins>
      <w:r>
        <w:rPr>
          <w:rFonts w:ascii="Times New Roman" w:cs="Times New Roman" w:eastAsia="Times New Roman" w:hAnsi="Times New Roman"/>
          <w:b w:val="false"/>
          <w:bCs w:val="false"/>
          <w:i w:val="false"/>
          <w:iCs w:val="false"/>
        </w:rPr>
        <w:t xml:space="preserve"> − 92.4   dB(W)</w:t>
      </w:r>
      <w:r>
        <w:rPr>
          <w:rFonts w:ascii="Times New Roman" w:cs="Times New Roman" w:eastAsia="Times New Roman" w:hAnsi="Times New Roman"/>
        </w:rPr>
        <w:t xml:space="preserve">	(67)</w:t>
      </w:r>
    </w:p>
    <w:p>
      <w:pPr>
        <w:keepNext/>
        <w:spacing w:after="0" w:before="120"/>
        <w:jc w:val="left"/>
      </w:pPr>
      <w:r>
        <w:rPr>
          <w:rFonts w:ascii="Times New Roman" w:cs="Times New Roman" w:eastAsia="Times New Roman" w:hAnsi="Times New Roman"/>
          <w:b w:val="false"/>
          <w:bCs w:val="false"/>
          <w:i w:val="false"/>
          <w:iCs w:val="false"/>
        </w:rPr>
        <w:t xml:space="preserve">where:</w:t>
      </w:r>
    </w:p>
    <w:p>
      <w:pPr>
        <w:tabs>
          <w:tab w:val="left" w:pos="1134"/>
        </w:tabs>
        <w:spacing w:after="0" w:before="60"/>
        <w:ind w:left="1134" w:hanging="1134"/>
      </w:pPr>
      <w:r>
        <w:rPr>
          <w:rFonts w:ascii="Times New Roman" w:cs="Times New Roman" w:eastAsia="Times New Roman" w:hAnsi="Times New Roman"/>
          <w:b w:val="false"/>
          <w:bCs w:val="false"/>
          <w:i/>
          <w:iCs/>
        </w:rPr>
        <w:t xml:space="preserve">d</w:t>
      </w:r>
      <w:r>
        <w:rPr>
          <w:rFonts w:ascii="Times New Roman" w:cs="Times New Roman" w:eastAsia="Times New Roman" w:hAnsi="Times New Roman"/>
          <w:b w:val="false"/>
          <w:bCs w:val="false"/>
          <w:i w:val="false"/>
          <w:iCs w:val="false"/>
          <w:vertAlign w:val="subscript"/>
        </w:rPr>
        <w:t xml:space="preserve">rx</w:t>
      </w: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val="false"/>
          <w:bCs w:val="false"/>
          <w:i w:val="false"/>
          <w:iCs w:val="false"/>
        </w:rPr>
        <w:t xml:space="preserve">distance in km of the interfered-with antenna from the common volume represented by the cylinders</w:t>
      </w:r>
    </w:p>
    <w:p>
      <w:pPr>
        <w:tabs>
          <w:tab w:val="left" w:pos="1134"/>
        </w:tabs>
        <w:spacing w:after="0" w:before="60"/>
        <w:ind w:left="1134" w:hanging="1134"/>
      </w:pPr>
      <w:ins w:id="43" w:author="Ivica Stevanovic" w:date="2026-10-09T00:00:00Z">
        <w:r>
          <w:rPr>
            <w:rFonts w:ascii="Times New Roman" w:cs="Times New Roman" w:eastAsia="Times New Roman" w:hAnsi="Times New Roman"/>
            <w:b w:val="false"/>
            <w:bCs w:val="false"/>
            <w:i/>
            <w:iCs/>
          </w:rPr>
          <w:t xml:space="preserve">G</w:t>
        </w:r>
      </w:ins>
      <w:ins w:id="44" w:author="Ivica Stevanovic" w:date="2026-10-09T00:00:00Z">
        <w:r>
          <w:rPr>
            <w:rFonts w:ascii="Times New Roman" w:cs="Times New Roman" w:eastAsia="Times New Roman" w:hAnsi="Times New Roman"/>
            <w:b w:val="false"/>
            <w:bCs w:val="false"/>
            <w:i w:val="false"/>
            <w:iCs w:val="false"/>
            <w:vertAlign w:val="subscript"/>
          </w:rPr>
          <w:t xml:space="preserve">rx</w:t>
        </w:r>
      </w:ins>
      <w:ins w:id="45" w:author="Ivica Stevanovic" w:date="2026-10-09T00:00:00Z">
        <w:r>
          <w:rPr>
            <w:rFonts w:ascii="Times New Roman" w:cs="Times New Roman" w:eastAsia="Times New Roman" w:hAnsi="Times New Roman"/>
            <w:b w:val="false"/>
            <w:bCs w:val="false"/>
            <w:i w:val="false"/>
            <w:iCs w:val="false"/>
          </w:rPr>
          <w:t xml:space="preserve">:	</w:t>
        </w:r>
      </w:ins>
      <w:ins w:id="46" w:author="Ivica Stevanovic" w:date="2026-10-09T00:00:00Z">
        <w:r>
          <w:rPr>
            <w:rFonts w:ascii="Times New Roman" w:cs="Times New Roman" w:eastAsia="Times New Roman" w:hAnsi="Times New Roman"/>
            <w:b w:val="false"/>
            <w:bCs w:val="false"/>
            <w:i w:val="false"/>
            <w:iCs w:val="false"/>
          </w:rPr>
          <w:t xml:space="preserve">gain in dBi of the interfered-with antenna in the direction of the common volume</w:t>
        </w:r>
      </w:ins>
    </w:p>
    <w:p>
      <w:pPr>
        <w:tabs>
          <w:tab w:val="left" w:pos="1134"/>
        </w:tabs>
        <w:spacing w:after="0" w:before="60"/>
        <w:ind w:left="1134" w:hanging="1134"/>
      </w:pPr>
      <w:ins w:id="47" w:author="Ivica Stevanovic" w:date="2026-10-09T00:00:00Z">
        <w:r>
          <w:rPr>
            <w:rFonts w:ascii="Times New Roman" w:cs="Times New Roman" w:eastAsia="Times New Roman" w:hAnsi="Times New Roman"/>
            <w:b w:val="false"/>
            <w:bCs w:val="false"/>
            <w:i/>
            <w:iCs/>
          </w:rPr>
          <w:t xml:space="preserve">A</w:t>
        </w:r>
      </w:ins>
      <w:ins w:id="48" w:author="Ivica Stevanovic" w:date="2026-10-09T00:00:00Z">
        <w:r>
          <w:rPr>
            <w:rFonts w:ascii="Times New Roman" w:cs="Times New Roman" w:eastAsia="Times New Roman" w:hAnsi="Times New Roman"/>
            <w:b w:val="false"/>
            <w:bCs w:val="false"/>
            <w:i w:val="false"/>
            <w:iCs w:val="false"/>
            <w:vertAlign w:val="subscript"/>
          </w:rPr>
          <w:t xml:space="preserve">g,rx</w:t>
        </w:r>
      </w:ins>
      <w:ins w:id="49" w:author="Ivica Stevanovic" w:date="2026-10-09T00:00:00Z">
        <w:r>
          <w:rPr>
            <w:rFonts w:ascii="Times New Roman" w:cs="Times New Roman" w:eastAsia="Times New Roman" w:hAnsi="Times New Roman"/>
            <w:b w:val="false"/>
            <w:bCs w:val="false"/>
            <w:i w:val="false"/>
            <w:iCs w:val="false"/>
          </w:rPr>
          <w:t xml:space="preserve">:	</w:t>
        </w:r>
      </w:ins>
      <w:ins w:id="50" w:author="Ivica Stevanovic" w:date="2026-10-09T00:00:00Z">
        <w:r>
          <w:rPr>
            <w:rFonts w:ascii="Times New Roman" w:cs="Times New Roman" w:eastAsia="Times New Roman" w:hAnsi="Times New Roman"/>
            <w:b w:val="false"/>
            <w:bCs w:val="false"/>
            <w:i w:val="false"/>
            <w:iCs w:val="false"/>
          </w:rPr>
          <w:t xml:space="preserve">attenuation due to atmospheric gases in dB along the path between the common volume and the interfered-with antenna, calculated as </w:t>
        </w:r>
      </w:ins>
      <w:ins w:id="51" w:author="Ivica Stevanovic" w:date="2026-10-09T00:00:00Z">
        <w:r>
          <w:rPr>
            <w:rFonts w:ascii="Times New Roman" w:cs="Times New Roman" w:eastAsia="Times New Roman" w:hAnsi="Times New Roman"/>
            <w:b w:val="false"/>
            <w:bCs w:val="false"/>
            <w:i/>
            <w:iCs/>
          </w:rPr>
          <w:t xml:space="preserve">A</w:t>
        </w:r>
      </w:ins>
      <w:ins w:id="52" w:author="Ivica Stevanovic" w:date="2026-10-09T00:00:00Z">
        <w:r>
          <w:rPr>
            <w:rFonts w:ascii="Times New Roman" w:cs="Times New Roman" w:eastAsia="Times New Roman" w:hAnsi="Times New Roman"/>
            <w:b w:val="false"/>
            <w:bCs w:val="false"/>
            <w:i w:val="false"/>
            <w:iCs w:val="false"/>
            <w:vertAlign w:val="subscript"/>
          </w:rPr>
          <w:t xml:space="preserve">g,tx</w:t>
        </w:r>
      </w:ins>
      <w:ins w:id="53" w:author="Ivica Stevanovic" w:date="2026-10-09T00:00:00Z">
        <w:r>
          <w:rPr>
            <w:rFonts w:ascii="Times New Roman" w:cs="Times New Roman" w:eastAsia="Times New Roman" w:hAnsi="Times New Roman"/>
            <w:b w:val="false"/>
            <w:bCs w:val="false"/>
            <w:i w:val="false"/>
            <w:iCs w:val="false"/>
          </w:rPr>
          <w:t xml:space="preserve"> in Step 2 with </w:t>
        </w:r>
      </w:ins>
      <w:ins w:id="54" w:author="Ivica Stevanovic" w:date="2026-10-09T00:00:00Z">
        <w:r>
          <w:rPr>
            <w:rFonts w:ascii="Times New Roman" w:cs="Times New Roman" w:eastAsia="Times New Roman" w:hAnsi="Times New Roman"/>
            <w:b w:val="false"/>
            <w:bCs w:val="false"/>
            <w:i/>
            <w:iCs/>
          </w:rPr>
          <w:t xml:space="preserve">d</w:t>
        </w:r>
      </w:ins>
      <w:ins w:id="55" w:author="Ivica Stevanovic" w:date="2026-10-09T00:00:00Z">
        <w:r>
          <w:rPr>
            <w:rFonts w:ascii="Times New Roman" w:cs="Times New Roman" w:eastAsia="Times New Roman" w:hAnsi="Times New Roman"/>
            <w:b w:val="false"/>
            <w:bCs w:val="false"/>
            <w:i w:val="false"/>
            <w:iCs w:val="false"/>
            <w:vertAlign w:val="subscript"/>
          </w:rPr>
          <w:t xml:space="preserve">rx</w:t>
        </w:r>
      </w:ins>
      <w:ins w:id="56" w:author="Ivica Stevanovic" w:date="2026-10-09T00:00:00Z">
        <w:r>
          <w:rPr>
            <w:rFonts w:ascii="Times New Roman" w:cs="Times New Roman" w:eastAsia="Times New Roman" w:hAnsi="Times New Roman"/>
            <w:b w:val="false"/>
            <w:bCs w:val="false"/>
            <w:i w:val="false"/>
            <w:iCs w:val="false"/>
          </w:rPr>
          <w:t xml:space="preserve"> in place of </w:t>
        </w:r>
      </w:ins>
      <w:ins w:id="57" w:author="Ivica Stevanovic" w:date="2026-10-09T00:00:00Z">
        <w:r>
          <w:rPr>
            <w:rFonts w:ascii="Times New Roman" w:cs="Times New Roman" w:eastAsia="Times New Roman" w:hAnsi="Times New Roman"/>
            <w:b w:val="false"/>
            <w:bCs w:val="false"/>
            <w:i/>
            <w:iCs/>
          </w:rPr>
          <w:t xml:space="preserve">d</w:t>
        </w:r>
      </w:ins>
      <w:ins w:id="58" w:author="Ivica Stevanovic" w:date="2026-10-09T00:00:00Z">
        <w:r>
          <w:rPr>
            <w:rFonts w:ascii="Times New Roman" w:cs="Times New Roman" w:eastAsia="Times New Roman" w:hAnsi="Times New Roman"/>
            <w:b w:val="false"/>
            <w:bCs w:val="false"/>
            <w:i w:val="false"/>
            <w:iCs w:val="false"/>
            <w:vertAlign w:val="subscript"/>
          </w:rPr>
          <w:t xml:space="preserve">tx</w:t>
        </w:r>
      </w:ins>
      <w:ins w:id="59" w:author="Ivica Stevanovic" w:date="2026-10-09T00:00:00Z">
        <w:r>
          <w:rPr>
            <w:rFonts w:ascii="Times New Roman" w:cs="Times New Roman" w:eastAsia="Times New Roman" w:hAnsi="Times New Roman"/>
            <w:b w:val="false"/>
            <w:bCs w:val="false"/>
            <w:i w:val="false"/>
            <w:iCs w:val="false"/>
          </w:rPr>
          <w:t xml:space="preserve">.</w:t>
        </w:r>
      </w:ins>
    </w:p>
    <w:p>
      <w:pPr>
        <w:spacing w:after="0" w:before="120"/>
        <w:jc w:val="both"/>
      </w:pPr>
      <w:r>
        <w:rPr>
          <w:rFonts w:ascii="Times New Roman" w:cs="Times New Roman" w:eastAsia="Times New Roman" w:hAnsi="Times New Roman"/>
          <w:b w:val="false"/>
          <w:bCs w:val="false"/>
          <w:i w:val="false"/>
          <w:iCs w:val="false"/>
        </w:rPr>
        <w:t xml:space="preserve">A full rain-scatter calculation should be conducted if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int</w:t>
      </w:r>
      <w:r>
        <w:rPr>
          <w:rFonts w:ascii="Times New Roman" w:cs="Times New Roman" w:eastAsia="Times New Roman" w:hAnsi="Times New Roman"/>
          <w:b w:val="false"/>
          <w:bCs w:val="false"/>
          <w:i w:val="false"/>
          <w:iCs w:val="false"/>
        </w:rPr>
        <w:t xml:space="preserve"> −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txs</w:t>
      </w:r>
      <w:r>
        <w:rPr>
          <w:rFonts w:ascii="Times New Roman" w:cs="Times New Roman" w:eastAsia="Times New Roman" w:hAnsi="Times New Roman"/>
          <w:b w:val="false"/>
          <w:bCs w:val="false"/>
          <w:i w:val="false"/>
          <w:iCs w:val="false"/>
        </w:rPr>
        <w:t xml:space="preserve"> &lt; 20 dB, where </w:t>
      </w:r>
      <w:r>
        <w:rPr>
          <w:rFonts w:ascii="Times New Roman" w:cs="Times New Roman" w:eastAsia="Times New Roman" w:hAnsi="Times New Roman"/>
          <w:b w:val="false"/>
          <w:bCs w:val="false"/>
          <w:i/>
          <w:iCs/>
        </w:rPr>
        <w:t xml:space="preserve">P</w:t>
      </w:r>
      <w:r>
        <w:rPr>
          <w:rFonts w:ascii="Times New Roman" w:cs="Times New Roman" w:eastAsia="Times New Roman" w:hAnsi="Times New Roman"/>
          <w:b w:val="false"/>
          <w:bCs w:val="false"/>
          <w:i w:val="false"/>
          <w:iCs w:val="false"/>
          <w:vertAlign w:val="subscript"/>
        </w:rPr>
        <w:t xml:space="preserve">int</w:t>
      </w:r>
      <w:r>
        <w:rPr>
          <w:rFonts w:ascii="Times New Roman" w:cs="Times New Roman" w:eastAsia="Times New Roman" w:hAnsi="Times New Roman"/>
          <w:b w:val="false"/>
          <w:bCs w:val="false"/>
          <w:i w:val="false"/>
          <w:iCs w:val="false"/>
        </w:rPr>
        <w:t xml:space="preserve"> is the receiver’s interference threshold</w:t>
      </w:r>
      <w:ins w:id="60" w:author="Ivica Stevanovic" w:date="2026-10-09T00:00:00Z">
        <w:r>
          <w:rPr>
            <w:rFonts w:ascii="Times New Roman" w:cs="Times New Roman" w:eastAsia="Times New Roman" w:hAnsi="Times New Roman"/>
            <w:b w:val="false"/>
            <w:bCs w:val="false"/>
            <w:i w:val="false"/>
            <w:iCs w:val="false"/>
          </w:rPr>
          <w:t xml:space="preserve"> in dB(W) at the receiver input</w:t>
        </w:r>
      </w:ins>
      <w:r>
        <w:rPr>
          <w:rFonts w:ascii="Times New Roman" w:cs="Times New Roman" w:eastAsia="Times New Roman" w:hAnsi="Times New Roman"/>
          <w:b w:val="false"/>
          <w:bCs w:val="false"/>
          <w:i w:val="false"/>
          <w:iCs w:val="false"/>
        </w:rPr>
        <w:t xml:space="preserve">.</w:t>
      </w:r>
    </w:p>
    <w:p>
      <w:pPr>
        <w:spacing w:after="0" w:before="120"/>
        <w:jc w:val="center"/>
      </w:pPr>
      <w:r>
        <w:rPr>
          <w:rFonts w:ascii="Times New Roman" w:cs="Times New Roman" w:eastAsia="Times New Roman" w:hAnsi="Times New Roman"/>
        </w:rPr>
        <w:t xml:space="preserve">*   *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94" w:hanging="39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tabs>
        <w:tab w:val="left" w:pos="794"/>
      </w:tabs>
      <w:spacing w:after="0" w:before="280"/>
      <w:ind w:left="794" w:hanging="794"/>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tabs>
        <w:tab w:val="left" w:pos="794"/>
      </w:tabs>
      <w:spacing w:after="0" w:before="200"/>
      <w:ind w:left="794" w:hanging="794"/>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qk3xflgwklitc21weyqk" Type="http://schemas.openxmlformats.org/officeDocument/2006/relationships/hyperlink" Target="https://github.com/eeveetza/p619"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correction and clarifications to Attachment F of Recommendation ITU-R P.619-6</dc:title>
  <dc:creator>Ivica Stevanovic</dc:creator>
  <cp:lastModifiedBy>Un-named</cp:lastModifiedBy>
  <cp:revision>1</cp:revision>
  <dcterms:created xsi:type="dcterms:W3CDTF">2026-10-09T19:41:30.078Z</dcterms:created>
  <dcterms:modified xsi:type="dcterms:W3CDTF">2026-10-09T19:41:30.078Z</dcterms:modified>
</cp:coreProperties>
</file>

<file path=docProps/custom.xml><?xml version="1.0" encoding="utf-8"?>
<Properties xmlns="http://schemas.openxmlformats.org/officeDocument/2006/custom-properties" xmlns:vt="http://schemas.openxmlformats.org/officeDocument/2006/docPropsVTypes"/>
</file>